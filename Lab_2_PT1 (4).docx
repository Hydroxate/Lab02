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A51FC3" w14:textId="77777777" w:rsidR="00094BD5" w:rsidRDefault="00094BD5" w:rsidP="00E4541E">
      <w:pPr>
        <w:pStyle w:val="Heading1"/>
        <w:rPr>
          <w:ins w:id="0" w:author="nicholas ward" w:date="2017-02-01T14:57:00Z"/>
        </w:rPr>
      </w:pPr>
      <w:r>
        <w:t>Lab 2: Pure Data in Android</w:t>
      </w:r>
    </w:p>
    <w:p w14:paraId="4CC03AA1" w14:textId="77777777" w:rsidR="00F3338F" w:rsidRDefault="00F3338F">
      <w:pPr>
        <w:rPr>
          <w:ins w:id="1" w:author="nicholas ward" w:date="2017-02-01T15:10:00Z"/>
        </w:rPr>
        <w:pPrChange w:id="2" w:author="nicholas ward" w:date="2017-02-01T14:57:00Z">
          <w:pPr>
            <w:pStyle w:val="Heading1"/>
          </w:pPr>
        </w:pPrChange>
      </w:pPr>
      <w:ins w:id="3" w:author="nicholas ward" w:date="2017-02-01T14:57:00Z">
        <w:r>
          <w:t>In this lab you are going to learn how to run a pd patch on an android phone. You will begin by using a template we have created. Then you will experiment with changing this template.</w:t>
        </w:r>
      </w:ins>
      <w:ins w:id="4" w:author="nicholas ward" w:date="2017-02-01T14:58:00Z">
        <w:r>
          <w:t xml:space="preserve"> You will also learn how to create graphical user interface elements</w:t>
        </w:r>
      </w:ins>
      <w:ins w:id="5" w:author="nicholas ward" w:date="2017-02-01T14:59:00Z">
        <w:r>
          <w:t xml:space="preserve"> such as buttons and sliders</w:t>
        </w:r>
      </w:ins>
      <w:ins w:id="6" w:author="nicholas ward" w:date="2017-02-01T14:58:00Z">
        <w:r>
          <w:t xml:space="preserve"> in the android app and </w:t>
        </w:r>
      </w:ins>
      <w:ins w:id="7" w:author="nicholas ward" w:date="2017-02-01T14:59:00Z">
        <w:r>
          <w:t xml:space="preserve">then how </w:t>
        </w:r>
      </w:ins>
      <w:ins w:id="8" w:author="nicholas ward" w:date="2017-02-01T14:58:00Z">
        <w:r>
          <w:t xml:space="preserve">to connect these to your patch. </w:t>
        </w:r>
      </w:ins>
    </w:p>
    <w:p w14:paraId="05961493" w14:textId="77777777" w:rsidR="00F3338F" w:rsidRDefault="00F3338F">
      <w:pPr>
        <w:rPr>
          <w:ins w:id="9" w:author="nicholas ward" w:date="2017-02-01T14:57:00Z"/>
        </w:rPr>
        <w:pPrChange w:id="10" w:author="nicholas ward" w:date="2017-02-01T14:57:00Z">
          <w:pPr>
            <w:pStyle w:val="Heading1"/>
          </w:pPr>
        </w:pPrChange>
      </w:pPr>
    </w:p>
    <w:p w14:paraId="699FF5F6" w14:textId="77777777" w:rsidR="00F3338F" w:rsidRPr="00F3338F" w:rsidRDefault="00F3338F">
      <w:pPr>
        <w:pPrChange w:id="11" w:author="nicholas ward" w:date="2017-02-01T14:57:00Z">
          <w:pPr>
            <w:pStyle w:val="Heading1"/>
          </w:pPr>
        </w:pPrChange>
      </w:pPr>
    </w:p>
    <w:p w14:paraId="38ABBECD" w14:textId="77777777" w:rsidR="00094BD5" w:rsidRDefault="00094BD5"/>
    <w:p w14:paraId="2FC38F8C" w14:textId="77777777" w:rsidR="00330E6C" w:rsidRDefault="00330E6C"/>
    <w:p w14:paraId="7C66B5DD" w14:textId="77777777" w:rsidR="00330E6C" w:rsidRDefault="00330E6C">
      <w:pPr>
        <w:pStyle w:val="Heading2"/>
        <w:pPrChange w:id="12" w:author="nicholas ward" w:date="2017-02-01T15:05:00Z">
          <w:pPr>
            <w:pStyle w:val="Heading3"/>
          </w:pPr>
        </w:pPrChange>
      </w:pPr>
      <w:r>
        <w:t>Downloading the template</w:t>
      </w:r>
    </w:p>
    <w:p w14:paraId="0B5BCE7B" w14:textId="77777777" w:rsidR="00517A1A" w:rsidRDefault="00517A1A"/>
    <w:p w14:paraId="5C0D0D70" w14:textId="77777777" w:rsidR="00F3338F" w:rsidRDefault="00517A1A" w:rsidP="00140930">
      <w:pPr>
        <w:pStyle w:val="ListParagraph"/>
        <w:numPr>
          <w:ilvl w:val="1"/>
          <w:numId w:val="1"/>
        </w:numPr>
        <w:rPr>
          <w:ins w:id="13" w:author="nicholas ward" w:date="2017-02-01T15:01:00Z"/>
        </w:rPr>
      </w:pPr>
      <w:r>
        <w:t xml:space="preserve">Download the </w:t>
      </w:r>
      <w:ins w:id="14" w:author="nicholas ward" w:date="2017-02-01T15:01:00Z">
        <w:r w:rsidR="00F3338F">
          <w:t xml:space="preserve">zipped </w:t>
        </w:r>
      </w:ins>
      <w:r>
        <w:t xml:space="preserve">template </w:t>
      </w:r>
      <w:ins w:id="15" w:author="nicholas ward" w:date="2017-02-01T15:00:00Z">
        <w:r w:rsidR="00F3338F">
          <w:t xml:space="preserve">project </w:t>
        </w:r>
      </w:ins>
      <w:r>
        <w:t>from github</w:t>
      </w:r>
      <w:r w:rsidR="00A65CA1">
        <w:t xml:space="preserve"> and place</w:t>
      </w:r>
      <w:ins w:id="16" w:author="nicholas ward" w:date="2017-02-01T15:00:00Z">
        <w:r w:rsidR="00F3338F">
          <w:t xml:space="preserve"> it</w:t>
        </w:r>
      </w:ins>
      <w:r w:rsidR="00A65CA1">
        <w:t xml:space="preserve"> into your Documents folder</w:t>
      </w:r>
      <w:r>
        <w:t>:</w:t>
      </w:r>
    </w:p>
    <w:p w14:paraId="7BC969D6" w14:textId="77777777" w:rsidR="00140930" w:rsidRPr="00F3338F" w:rsidRDefault="00F3338F">
      <w:pPr>
        <w:pStyle w:val="ListParagraph"/>
        <w:numPr>
          <w:ilvl w:val="2"/>
          <w:numId w:val="1"/>
        </w:numPr>
        <w:rPr>
          <w:ins w:id="17" w:author="nicholas ward" w:date="2017-02-01T15:01:00Z"/>
          <w:rStyle w:val="Hyperlink"/>
          <w:color w:val="auto"/>
          <w:u w:val="none"/>
          <w:rPrChange w:id="18" w:author="nicholas ward" w:date="2017-02-01T15:01:00Z">
            <w:rPr>
              <w:ins w:id="19" w:author="nicholas ward" w:date="2017-02-01T15:01:00Z"/>
              <w:rStyle w:val="Hyperlink"/>
            </w:rPr>
          </w:rPrChange>
        </w:rPr>
        <w:pPrChange w:id="20" w:author="nicholas ward" w:date="2017-02-01T15:01:00Z">
          <w:pPr>
            <w:pStyle w:val="ListParagraph"/>
            <w:numPr>
              <w:ilvl w:val="1"/>
              <w:numId w:val="1"/>
            </w:numPr>
            <w:ind w:hanging="720"/>
          </w:pPr>
        </w:pPrChange>
      </w:pPr>
      <w:ins w:id="21" w:author="nicholas ward" w:date="2017-02-01T15:01:00Z">
        <w:r>
          <w:t>Go to</w:t>
        </w:r>
      </w:ins>
      <w:r w:rsidR="00517A1A">
        <w:t xml:space="preserve"> </w:t>
      </w:r>
      <w:r>
        <w:fldChar w:fldCharType="begin"/>
      </w:r>
      <w:r>
        <w:instrText xml:space="preserve"> HYPERLINK "https://github.com/hydroxate/lab02" </w:instrText>
      </w:r>
      <w:r>
        <w:fldChar w:fldCharType="separate"/>
      </w:r>
      <w:r w:rsidR="00140930" w:rsidRPr="001761BE">
        <w:rPr>
          <w:rStyle w:val="Hyperlink"/>
        </w:rPr>
        <w:t>https://github.com/hydroxate/lab02</w:t>
      </w:r>
      <w:r>
        <w:rPr>
          <w:rStyle w:val="Hyperlink"/>
        </w:rPr>
        <w:fldChar w:fldCharType="end"/>
      </w:r>
    </w:p>
    <w:p w14:paraId="78EE2303" w14:textId="77777777" w:rsidR="00F3338F" w:rsidRDefault="00F3338F">
      <w:pPr>
        <w:pStyle w:val="ListParagraph"/>
        <w:numPr>
          <w:ilvl w:val="2"/>
          <w:numId w:val="1"/>
        </w:numPr>
        <w:rPr>
          <w:ins w:id="22" w:author="nicholas ward" w:date="2017-02-01T15:02:00Z"/>
        </w:rPr>
        <w:pPrChange w:id="23" w:author="nicholas ward" w:date="2017-02-01T15:01:00Z">
          <w:pPr>
            <w:pStyle w:val="ListParagraph"/>
            <w:numPr>
              <w:ilvl w:val="1"/>
              <w:numId w:val="1"/>
            </w:numPr>
            <w:ind w:hanging="720"/>
          </w:pPr>
        </w:pPrChange>
      </w:pPr>
      <w:ins w:id="24" w:author="nicholas ward" w:date="2017-02-01T15:01:00Z">
        <w:r>
          <w:t>Click the Green Clone</w:t>
        </w:r>
      </w:ins>
      <w:ins w:id="25" w:author="nicholas ward" w:date="2017-02-01T15:02:00Z">
        <w:r>
          <w:t xml:space="preserve"> or Download Button</w:t>
        </w:r>
      </w:ins>
    </w:p>
    <w:p w14:paraId="62C2160F" w14:textId="77777777" w:rsidR="00F3338F" w:rsidRDefault="00F3338F">
      <w:pPr>
        <w:pStyle w:val="ListParagraph"/>
        <w:numPr>
          <w:ilvl w:val="2"/>
          <w:numId w:val="1"/>
        </w:numPr>
        <w:rPr>
          <w:ins w:id="26" w:author="nicholas ward" w:date="2017-02-01T15:02:00Z"/>
        </w:rPr>
        <w:pPrChange w:id="27" w:author="nicholas ward" w:date="2017-02-01T15:01:00Z">
          <w:pPr>
            <w:pStyle w:val="ListParagraph"/>
            <w:numPr>
              <w:ilvl w:val="1"/>
              <w:numId w:val="1"/>
            </w:numPr>
            <w:ind w:hanging="720"/>
          </w:pPr>
        </w:pPrChange>
      </w:pPr>
      <w:ins w:id="28" w:author="nicholas ward" w:date="2017-02-01T15:02:00Z">
        <w:r>
          <w:t>Select Download Zip</w:t>
        </w:r>
      </w:ins>
    </w:p>
    <w:p w14:paraId="4AD533E9" w14:textId="77777777" w:rsidR="00F3338F" w:rsidRDefault="00F3338F">
      <w:pPr>
        <w:pStyle w:val="ListParagraph"/>
        <w:numPr>
          <w:ilvl w:val="2"/>
          <w:numId w:val="1"/>
        </w:numPr>
        <w:rPr>
          <w:ins w:id="29" w:author="nicholas ward" w:date="2017-02-01T15:02:00Z"/>
        </w:rPr>
        <w:pPrChange w:id="30" w:author="nicholas ward" w:date="2017-02-01T15:01:00Z">
          <w:pPr>
            <w:pStyle w:val="ListParagraph"/>
            <w:numPr>
              <w:ilvl w:val="1"/>
              <w:numId w:val="1"/>
            </w:numPr>
            <w:ind w:hanging="720"/>
          </w:pPr>
        </w:pPrChange>
      </w:pPr>
      <w:ins w:id="31" w:author="nicholas ward" w:date="2017-02-01T15:02:00Z">
        <w:r>
          <w:t>Locate the downloaded zip file (its called lab02.zip) on your computer.</w:t>
        </w:r>
      </w:ins>
    </w:p>
    <w:p w14:paraId="70355226" w14:textId="77777777" w:rsidR="00F3338F" w:rsidRDefault="00F3338F">
      <w:pPr>
        <w:pStyle w:val="ListParagraph"/>
        <w:numPr>
          <w:ilvl w:val="2"/>
          <w:numId w:val="1"/>
        </w:numPr>
        <w:rPr>
          <w:ins w:id="32" w:author="nicholas ward" w:date="2017-02-01T15:03:00Z"/>
        </w:rPr>
        <w:pPrChange w:id="33" w:author="nicholas ward" w:date="2017-02-01T15:03:00Z">
          <w:pPr>
            <w:pStyle w:val="ListParagraph"/>
            <w:numPr>
              <w:ilvl w:val="1"/>
              <w:numId w:val="1"/>
            </w:numPr>
            <w:ind w:hanging="720"/>
          </w:pPr>
        </w:pPrChange>
      </w:pPr>
      <w:ins w:id="34" w:author="nicholas ward" w:date="2017-02-01T15:02:00Z">
        <w:r>
          <w:t>Move it into your Documents folder.</w:t>
        </w:r>
      </w:ins>
    </w:p>
    <w:p w14:paraId="489D7A35" w14:textId="77777777" w:rsidR="00F3338F" w:rsidRDefault="00F3338F">
      <w:pPr>
        <w:pStyle w:val="ListParagraph"/>
        <w:numPr>
          <w:ilvl w:val="2"/>
          <w:numId w:val="1"/>
        </w:numPr>
        <w:rPr>
          <w:ins w:id="35" w:author="nicholas ward" w:date="2017-02-01T15:04:00Z"/>
        </w:rPr>
        <w:pPrChange w:id="36" w:author="nicholas ward" w:date="2017-02-01T15:03:00Z">
          <w:pPr>
            <w:pStyle w:val="ListParagraph"/>
            <w:numPr>
              <w:ilvl w:val="1"/>
              <w:numId w:val="1"/>
            </w:numPr>
            <w:ind w:hanging="720"/>
          </w:pPr>
        </w:pPrChange>
      </w:pPr>
      <w:ins w:id="37" w:author="nicholas ward" w:date="2017-02-01T15:03:00Z">
        <w:r>
          <w:t>Unzip the lab02.zip file by double clicking it</w:t>
        </w:r>
      </w:ins>
    </w:p>
    <w:p w14:paraId="5C662D93" w14:textId="77777777" w:rsidR="00F3338F" w:rsidRDefault="00F3338F">
      <w:pPr>
        <w:pStyle w:val="ListParagraph"/>
        <w:numPr>
          <w:ilvl w:val="2"/>
          <w:numId w:val="1"/>
        </w:numPr>
        <w:rPr>
          <w:ins w:id="38" w:author="nicholas ward" w:date="2017-02-01T15:04:00Z"/>
        </w:rPr>
        <w:pPrChange w:id="39" w:author="nicholas ward" w:date="2017-02-01T15:03:00Z">
          <w:pPr>
            <w:pStyle w:val="ListParagraph"/>
            <w:numPr>
              <w:ilvl w:val="1"/>
              <w:numId w:val="1"/>
            </w:numPr>
            <w:ind w:hanging="720"/>
          </w:pPr>
        </w:pPrChange>
      </w:pPr>
      <w:ins w:id="40" w:author="nicholas ward" w:date="2017-02-01T15:04:00Z">
        <w:r>
          <w:t>You should now have a folder named “Lab02-master” in your documents folder. This contains all the files that make up the template android studio project.</w:t>
        </w:r>
      </w:ins>
    </w:p>
    <w:p w14:paraId="56EF56F0" w14:textId="77777777" w:rsidR="00F3338F" w:rsidRDefault="00F3338F">
      <w:pPr>
        <w:rPr>
          <w:ins w:id="41" w:author="nicholas ward" w:date="2017-02-01T15:05:00Z"/>
        </w:rPr>
        <w:pPrChange w:id="42" w:author="nicholas ward" w:date="2017-02-01T15:04:00Z">
          <w:pPr>
            <w:pStyle w:val="ListParagraph"/>
            <w:numPr>
              <w:ilvl w:val="1"/>
              <w:numId w:val="1"/>
            </w:numPr>
            <w:ind w:hanging="720"/>
          </w:pPr>
        </w:pPrChange>
      </w:pPr>
    </w:p>
    <w:p w14:paraId="36E71CAA" w14:textId="77777777" w:rsidR="00F3338F" w:rsidRDefault="00F3338F">
      <w:pPr>
        <w:pStyle w:val="Heading2"/>
        <w:rPr>
          <w:ins w:id="43" w:author="nicholas ward" w:date="2017-02-01T15:03:00Z"/>
        </w:rPr>
        <w:pPrChange w:id="44" w:author="nicholas ward" w:date="2017-02-01T15:05:00Z">
          <w:pPr>
            <w:pStyle w:val="ListParagraph"/>
            <w:numPr>
              <w:ilvl w:val="1"/>
              <w:numId w:val="1"/>
            </w:numPr>
            <w:ind w:hanging="720"/>
          </w:pPr>
        </w:pPrChange>
      </w:pPr>
      <w:ins w:id="45" w:author="nicholas ward" w:date="2017-02-01T15:05:00Z">
        <w:r>
          <w:t>Opening the Android Studio Template Project</w:t>
        </w:r>
      </w:ins>
    </w:p>
    <w:p w14:paraId="5B4379AD" w14:textId="77777777" w:rsidR="00F3338F" w:rsidRDefault="00F3338F">
      <w:pPr>
        <w:pStyle w:val="ListParagraph"/>
        <w:pPrChange w:id="46" w:author="nicholas ward" w:date="2017-02-01T15:04:00Z">
          <w:pPr>
            <w:pStyle w:val="ListParagraph"/>
            <w:numPr>
              <w:ilvl w:val="1"/>
              <w:numId w:val="1"/>
            </w:numPr>
            <w:ind w:hanging="720"/>
          </w:pPr>
        </w:pPrChange>
      </w:pPr>
    </w:p>
    <w:p w14:paraId="469FCC78" w14:textId="77777777" w:rsidR="00A3278C" w:rsidDel="00F3338F" w:rsidRDefault="00A3278C" w:rsidP="00CE095C">
      <w:pPr>
        <w:pStyle w:val="ListParagraph"/>
        <w:numPr>
          <w:ilvl w:val="1"/>
          <w:numId w:val="1"/>
        </w:numPr>
        <w:rPr>
          <w:del w:id="47" w:author="nicholas ward" w:date="2017-02-01T15:03:00Z"/>
        </w:rPr>
      </w:pPr>
      <w:del w:id="48" w:author="nicholas ward" w:date="2017-02-01T15:03:00Z">
        <w:r w:rsidDel="00F3338F">
          <w:delText>Unzip the lab02.zip</w:delText>
        </w:r>
      </w:del>
      <w:del w:id="49" w:author="nicholas ward" w:date="2017-02-01T15:00:00Z">
        <w:r w:rsidDel="00F3338F">
          <w:delText xml:space="preserve"> </w:delText>
        </w:r>
        <w:r w:rsidR="00A65CA1" w:rsidDel="00F3338F">
          <w:delText>into the Documents Folder</w:delText>
        </w:r>
      </w:del>
      <w:del w:id="50" w:author="nicholas ward" w:date="2017-02-01T15:03:00Z">
        <w:r w:rsidDel="00F3338F">
          <w:delText>.</w:delText>
        </w:r>
      </w:del>
    </w:p>
    <w:p w14:paraId="7B7403A3" w14:textId="77777777" w:rsidR="00A65CA1" w:rsidRDefault="00A65CA1" w:rsidP="00CE095C">
      <w:pPr>
        <w:pStyle w:val="ListParagraph"/>
        <w:numPr>
          <w:ilvl w:val="1"/>
          <w:numId w:val="1"/>
        </w:numPr>
      </w:pPr>
      <w:r>
        <w:t>Start Android Studio.</w:t>
      </w:r>
    </w:p>
    <w:p w14:paraId="2CBC8192" w14:textId="77777777" w:rsidR="00F3338F" w:rsidRDefault="00630686" w:rsidP="00CE095C">
      <w:pPr>
        <w:pStyle w:val="ListParagraph"/>
        <w:numPr>
          <w:ilvl w:val="1"/>
          <w:numId w:val="1"/>
        </w:numPr>
        <w:rPr>
          <w:ins w:id="51" w:author="nicholas ward" w:date="2017-02-01T15:06:00Z"/>
        </w:rPr>
      </w:pPr>
      <w:r>
        <w:t>O</w:t>
      </w:r>
      <w:r w:rsidR="00140930">
        <w:t xml:space="preserve">pen </w:t>
      </w:r>
      <w:r>
        <w:t>the</w:t>
      </w:r>
      <w:r w:rsidR="00140930">
        <w:t xml:space="preserve"> </w:t>
      </w:r>
      <w:ins w:id="52" w:author="nicholas ward" w:date="2017-02-01T15:00:00Z">
        <w:r w:rsidR="00F3338F">
          <w:t xml:space="preserve">template project you </w:t>
        </w:r>
      </w:ins>
      <w:r w:rsidR="00140930">
        <w:t xml:space="preserve">downloaded </w:t>
      </w:r>
      <w:del w:id="53" w:author="nicholas ward" w:date="2017-02-01T15:00:00Z">
        <w:r w:rsidR="00140930" w:rsidDel="00F3338F">
          <w:delText>project</w:delText>
        </w:r>
        <w:r w:rsidDel="00F3338F">
          <w:delText xml:space="preserve"> </w:delText>
        </w:r>
      </w:del>
      <w:r>
        <w:t>by:</w:t>
      </w:r>
      <w:r w:rsidR="00140930">
        <w:t xml:space="preserve"> Click</w:t>
      </w:r>
      <w:r>
        <w:t xml:space="preserve">ing </w:t>
      </w:r>
      <w:r w:rsidR="00140930">
        <w:t xml:space="preserve"> </w:t>
      </w:r>
    </w:p>
    <w:p w14:paraId="56C39388" w14:textId="77777777" w:rsidR="00CE095C" w:rsidDel="00F3338F" w:rsidRDefault="00140930">
      <w:pPr>
        <w:pStyle w:val="ListParagraph"/>
        <w:numPr>
          <w:ilvl w:val="2"/>
          <w:numId w:val="1"/>
        </w:numPr>
        <w:rPr>
          <w:del w:id="54" w:author="nicholas ward" w:date="2017-02-01T15:06:00Z"/>
        </w:rPr>
        <w:pPrChange w:id="55" w:author="nicholas ward" w:date="2017-02-01T15:06:00Z">
          <w:pPr>
            <w:pStyle w:val="ListParagraph"/>
          </w:pPr>
        </w:pPrChange>
      </w:pPr>
      <w:r>
        <w:t>File&gt;</w:t>
      </w:r>
      <w:r w:rsidR="00A3278C">
        <w:t>Open..</w:t>
      </w:r>
      <w:r>
        <w:t xml:space="preserve">. </w:t>
      </w:r>
    </w:p>
    <w:p w14:paraId="27FFABEA" w14:textId="77777777" w:rsidR="00F3338F" w:rsidRDefault="00F3338F">
      <w:pPr>
        <w:pStyle w:val="ListParagraph"/>
        <w:numPr>
          <w:ilvl w:val="2"/>
          <w:numId w:val="1"/>
        </w:numPr>
        <w:rPr>
          <w:ins w:id="56" w:author="nicholas ward" w:date="2017-02-01T15:06:00Z"/>
        </w:rPr>
        <w:pPrChange w:id="57" w:author="nicholas ward" w:date="2017-02-01T15:06:00Z">
          <w:pPr>
            <w:pStyle w:val="ListParagraph"/>
            <w:numPr>
              <w:ilvl w:val="1"/>
              <w:numId w:val="1"/>
            </w:numPr>
            <w:ind w:hanging="720"/>
          </w:pPr>
        </w:pPrChange>
      </w:pPr>
    </w:p>
    <w:p w14:paraId="1672EBE1" w14:textId="77777777" w:rsidR="00630686" w:rsidDel="00F3338F" w:rsidRDefault="00630686">
      <w:pPr>
        <w:pStyle w:val="ListParagraph"/>
        <w:numPr>
          <w:ilvl w:val="2"/>
          <w:numId w:val="1"/>
        </w:numPr>
        <w:rPr>
          <w:del w:id="58" w:author="nicholas ward" w:date="2017-02-01T15:06:00Z"/>
        </w:rPr>
        <w:pPrChange w:id="59" w:author="nicholas ward" w:date="2017-02-01T15:06:00Z">
          <w:pPr>
            <w:pStyle w:val="ListParagraph"/>
          </w:pPr>
        </w:pPrChange>
      </w:pPr>
    </w:p>
    <w:p w14:paraId="51CFCF3C" w14:textId="77777777" w:rsidR="00630686" w:rsidDel="00F3338F" w:rsidRDefault="00630686">
      <w:pPr>
        <w:pStyle w:val="ListParagraph"/>
        <w:numPr>
          <w:ilvl w:val="2"/>
          <w:numId w:val="1"/>
        </w:numPr>
        <w:rPr>
          <w:del w:id="60" w:author="nicholas ward" w:date="2017-02-01T15:06:00Z"/>
        </w:rPr>
        <w:pPrChange w:id="61" w:author="nicholas ward" w:date="2017-02-01T15:06:00Z">
          <w:pPr>
            <w:pStyle w:val="ListParagraph"/>
          </w:pPr>
        </w:pPrChange>
      </w:pPr>
      <w:r>
        <w:t xml:space="preserve">Then </w:t>
      </w:r>
      <w:r w:rsidR="00A3278C">
        <w:t>Locate the folder Lab02</w:t>
      </w:r>
      <w:ins w:id="62" w:author="nicholas ward" w:date="2017-02-01T15:05:00Z">
        <w:r w:rsidR="00F3338F">
          <w:t>-master</w:t>
        </w:r>
      </w:ins>
      <w:r w:rsidR="00D0431E">
        <w:t xml:space="preserve"> in Documents</w:t>
      </w:r>
      <w:r w:rsidR="00A3278C">
        <w:t xml:space="preserve">.  </w:t>
      </w:r>
    </w:p>
    <w:p w14:paraId="2C4E08FD" w14:textId="77777777" w:rsidR="00F3338F" w:rsidRDefault="00F3338F">
      <w:pPr>
        <w:pStyle w:val="ListParagraph"/>
        <w:numPr>
          <w:ilvl w:val="2"/>
          <w:numId w:val="1"/>
        </w:numPr>
        <w:rPr>
          <w:ins w:id="63" w:author="nicholas ward" w:date="2017-02-01T15:06:00Z"/>
        </w:rPr>
        <w:pPrChange w:id="64" w:author="nicholas ward" w:date="2017-02-01T15:06:00Z">
          <w:pPr>
            <w:pStyle w:val="ListParagraph"/>
          </w:pPr>
        </w:pPrChange>
      </w:pPr>
    </w:p>
    <w:p w14:paraId="48BBA3BB" w14:textId="77777777" w:rsidR="00A3278C" w:rsidRDefault="00A3278C">
      <w:pPr>
        <w:pStyle w:val="ListParagraph"/>
        <w:numPr>
          <w:ilvl w:val="2"/>
          <w:numId w:val="1"/>
        </w:numPr>
        <w:pPrChange w:id="65" w:author="nicholas ward" w:date="2017-02-01T15:06:00Z">
          <w:pPr>
            <w:pStyle w:val="ListParagraph"/>
          </w:pPr>
        </w:pPrChange>
      </w:pPr>
      <w:r>
        <w:t>Double Click the Lab02</w:t>
      </w:r>
      <w:ins w:id="66" w:author="nicholas ward" w:date="2017-02-01T15:05:00Z">
        <w:r w:rsidR="00F3338F">
          <w:t>-master</w:t>
        </w:r>
      </w:ins>
      <w:r>
        <w:t>/</w:t>
      </w:r>
      <w:r w:rsidR="00D12B45">
        <w:t>gradle/</w:t>
      </w:r>
      <w:r>
        <w:t>build.gradle</w:t>
      </w:r>
    </w:p>
    <w:p w14:paraId="61852442" w14:textId="77777777" w:rsidR="006C747C" w:rsidRDefault="006C747C" w:rsidP="006C747C"/>
    <w:p w14:paraId="4BCCE453" w14:textId="77777777" w:rsidR="006C747C" w:rsidRDefault="006C747C" w:rsidP="006C747C">
      <w:pPr>
        <w:jc w:val="center"/>
      </w:pPr>
      <w:r>
        <w:rPr>
          <w:noProof/>
          <w:lang w:val="en-US"/>
        </w:rPr>
        <w:lastRenderedPageBreak/>
        <w:drawing>
          <wp:inline distT="0" distB="0" distL="0" distR="0" wp14:anchorId="6955E276" wp14:editId="1EDDAE66">
            <wp:extent cx="3657600" cy="4152918"/>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30 at 11.10.33.png"/>
                    <pic:cNvPicPr/>
                  </pic:nvPicPr>
                  <pic:blipFill>
                    <a:blip r:embed="rId6">
                      <a:extLst>
                        <a:ext uri="{28A0092B-C50C-407E-A947-70E740481C1C}">
                          <a14:useLocalDpi xmlns:a14="http://schemas.microsoft.com/office/drawing/2010/main" val="0"/>
                        </a:ext>
                      </a:extLst>
                    </a:blip>
                    <a:stretch>
                      <a:fillRect/>
                    </a:stretch>
                  </pic:blipFill>
                  <pic:spPr>
                    <a:xfrm>
                      <a:off x="0" y="0"/>
                      <a:ext cx="3657600" cy="4152918"/>
                    </a:xfrm>
                    <a:prstGeom prst="rect">
                      <a:avLst/>
                    </a:prstGeom>
                  </pic:spPr>
                </pic:pic>
              </a:graphicData>
            </a:graphic>
          </wp:inline>
        </w:drawing>
      </w:r>
    </w:p>
    <w:p w14:paraId="0E6010A8" w14:textId="77777777" w:rsidR="00A3278C" w:rsidRDefault="00A3278C" w:rsidP="006C747C">
      <w:pPr>
        <w:pStyle w:val="ListParagraph"/>
      </w:pPr>
    </w:p>
    <w:p w14:paraId="166BC1F8" w14:textId="77777777" w:rsidR="00330E6C" w:rsidRDefault="00330E6C" w:rsidP="00330E6C">
      <w:pPr>
        <w:pStyle w:val="ListParagraph"/>
        <w:numPr>
          <w:ilvl w:val="1"/>
          <w:numId w:val="1"/>
        </w:numPr>
      </w:pPr>
      <w:r>
        <w:t>The build.gradle will auto generate all the project files needed.</w:t>
      </w:r>
      <w:r w:rsidR="00933BA1">
        <w:t xml:space="preserve"> </w:t>
      </w:r>
    </w:p>
    <w:p w14:paraId="3EFCFEC4" w14:textId="77777777" w:rsidR="00933BA1" w:rsidRDefault="00933BA1" w:rsidP="00933BA1"/>
    <w:p w14:paraId="0AC67D79" w14:textId="77777777" w:rsidR="003E6FFA" w:rsidRDefault="003E6FFA" w:rsidP="00933BA1"/>
    <w:p w14:paraId="7BC83D61" w14:textId="77777777" w:rsidR="003E6FFA" w:rsidRDefault="003E6FFA" w:rsidP="00933BA1"/>
    <w:p w14:paraId="4BE7BBCE" w14:textId="77777777" w:rsidR="003E6FFA" w:rsidRDefault="003E6FFA" w:rsidP="00933BA1"/>
    <w:p w14:paraId="141CBA8F" w14:textId="77777777" w:rsidR="003E6FFA" w:rsidRDefault="003E6FFA" w:rsidP="00933BA1"/>
    <w:p w14:paraId="2D2DC8EE" w14:textId="77777777" w:rsidR="003E6FFA" w:rsidRDefault="003E6FFA" w:rsidP="00933BA1"/>
    <w:p w14:paraId="50822927" w14:textId="77777777" w:rsidR="00A65CA1" w:rsidRDefault="00A65CA1">
      <w:pPr>
        <w:pStyle w:val="Heading2"/>
        <w:rPr>
          <w:ins w:id="67" w:author="nicholas ward" w:date="2017-02-01T15:13:00Z"/>
        </w:rPr>
        <w:pPrChange w:id="68" w:author="nicholas ward" w:date="2017-02-01T15:07:00Z">
          <w:pPr>
            <w:pStyle w:val="Heading3"/>
          </w:pPr>
        </w:pPrChange>
      </w:pPr>
      <w:r>
        <w:t>Running an app</w:t>
      </w:r>
    </w:p>
    <w:p w14:paraId="2C719D14" w14:textId="77777777" w:rsidR="00832314" w:rsidRPr="00832314" w:rsidRDefault="00832314">
      <w:pPr>
        <w:pStyle w:val="ListParagraph"/>
        <w:pPrChange w:id="69" w:author="nicholas ward" w:date="2017-02-01T15:13:00Z">
          <w:pPr>
            <w:pStyle w:val="Heading3"/>
          </w:pPr>
        </w:pPrChange>
      </w:pPr>
    </w:p>
    <w:p w14:paraId="1DA3CEED" w14:textId="77777777" w:rsidR="00A65CA1" w:rsidRPr="003234A6" w:rsidRDefault="00A65CA1" w:rsidP="00A65CA1">
      <w:r>
        <w:t xml:space="preserve">75% of your time will be </w:t>
      </w:r>
      <w:ins w:id="70" w:author="nicholas ward" w:date="2017-02-01T15:14:00Z">
        <w:r w:rsidR="00832314">
          <w:t xml:space="preserve">spent </w:t>
        </w:r>
      </w:ins>
      <w:r>
        <w:t>running apps to debug errors! Fun and soul-destroying stuff! We’ll start off by running the app!</w:t>
      </w:r>
    </w:p>
    <w:p w14:paraId="30461897" w14:textId="77777777" w:rsidR="00A65CA1" w:rsidRDefault="00A65CA1" w:rsidP="00A65CA1">
      <w:pPr>
        <w:jc w:val="both"/>
      </w:pPr>
    </w:p>
    <w:p w14:paraId="0C2A1F11" w14:textId="77777777" w:rsidR="00A65CA1" w:rsidRDefault="00A65CA1" w:rsidP="00A65CA1">
      <w:pPr>
        <w:jc w:val="both"/>
      </w:pPr>
      <w:r>
        <w:t>The buttons are located above the editor.</w:t>
      </w:r>
    </w:p>
    <w:p w14:paraId="46F68A38" w14:textId="77777777" w:rsidR="00A65CA1" w:rsidRDefault="00A65CA1" w:rsidP="00A65CA1">
      <w:pPr>
        <w:jc w:val="both"/>
      </w:pPr>
      <w:r>
        <w:rPr>
          <w:noProof/>
          <w:lang w:val="en-US"/>
        </w:rPr>
        <w:drawing>
          <wp:inline distT="0" distB="0" distL="0" distR="0" wp14:anchorId="39783740" wp14:editId="53EC74EE">
            <wp:extent cx="5270500" cy="278130"/>
            <wp:effectExtent l="0" t="0" r="1270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30 at 12.12.04.png"/>
                    <pic:cNvPicPr/>
                  </pic:nvPicPr>
                  <pic:blipFill>
                    <a:blip r:embed="rId7">
                      <a:extLst>
                        <a:ext uri="{28A0092B-C50C-407E-A947-70E740481C1C}">
                          <a14:useLocalDpi xmlns:a14="http://schemas.microsoft.com/office/drawing/2010/main" val="0"/>
                        </a:ext>
                      </a:extLst>
                    </a:blip>
                    <a:stretch>
                      <a:fillRect/>
                    </a:stretch>
                  </pic:blipFill>
                  <pic:spPr>
                    <a:xfrm>
                      <a:off x="0" y="0"/>
                      <a:ext cx="5270500" cy="278130"/>
                    </a:xfrm>
                    <a:prstGeom prst="rect">
                      <a:avLst/>
                    </a:prstGeom>
                  </pic:spPr>
                </pic:pic>
              </a:graphicData>
            </a:graphic>
          </wp:inline>
        </w:drawing>
      </w:r>
    </w:p>
    <w:p w14:paraId="7B216546" w14:textId="77777777" w:rsidR="00A65CA1" w:rsidRDefault="00F27DDA" w:rsidP="00A65CA1">
      <w:pPr>
        <w:jc w:val="both"/>
      </w:pPr>
      <w:r>
        <w:rPr>
          <w:noProof/>
          <w:lang w:val="en-US"/>
        </w:rPr>
        <mc:AlternateContent>
          <mc:Choice Requires="wps">
            <w:drawing>
              <wp:inline distT="0" distB="0" distL="0" distR="0" wp14:anchorId="314EB0C5" wp14:editId="32E03508">
                <wp:extent cx="114300" cy="342900"/>
                <wp:effectExtent l="76200" t="25400" r="63500" b="114300"/>
                <wp:docPr id="17" name="Up Arrow 17"/>
                <wp:cNvGraphicFramePr/>
                <a:graphic xmlns:a="http://schemas.openxmlformats.org/drawingml/2006/main">
                  <a:graphicData uri="http://schemas.microsoft.com/office/word/2010/wordprocessingShape">
                    <wps:wsp>
                      <wps:cNvSpPr/>
                      <wps:spPr>
                        <a:xfrm>
                          <a:off x="0" y="0"/>
                          <a:ext cx="114300" cy="342900"/>
                        </a:xfrm>
                        <a:prstGeom prst="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id="_x0000_t68" coordsize="21600,21600" o:spt="68" adj="5400,5400" path="m0@0l@1@0@1,21600@2,21600@2@0,21600@0,1080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7" o:spid="_x0000_s1026" type="#_x0000_t68" style="width:9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" adj="3600" fillcolor="#4f81bd [3204]" strokecolor="#4579b8 [3044]">
                <v:fill color2="#a7bfde [1620]" rotate="t" type="gradient">
                  <o:fill v:ext="view" type="gradientUnscaled"/>
                </v:fill>
                <v:shadow on="t" opacity="22937f" mv:blur="40000f" origin=",.5" offset="0,23000emu"/>
                <w10:anchorlock/>
              </v:shape>
            </w:pict>
          </mc:Fallback>
        </mc:AlternateContent>
      </w:r>
      <w:r>
        <w:t xml:space="preserve">                    </w:t>
      </w:r>
      <w:r>
        <w:rPr>
          <w:noProof/>
          <w:lang w:val="en-US"/>
        </w:rPr>
        <mc:AlternateContent>
          <mc:Choice Requires="wps">
            <w:drawing>
              <wp:inline distT="0" distB="0" distL="0" distR="0" wp14:anchorId="5E5F47F9" wp14:editId="08591405">
                <wp:extent cx="114300" cy="342900"/>
                <wp:effectExtent l="76200" t="25400" r="63500" b="114300"/>
                <wp:docPr id="18" name="Up Arrow 18"/>
                <wp:cNvGraphicFramePr/>
                <a:graphic xmlns:a="http://schemas.openxmlformats.org/drawingml/2006/main">
                  <a:graphicData uri="http://schemas.microsoft.com/office/word/2010/wordprocessingShape">
                    <wps:wsp>
                      <wps:cNvSpPr/>
                      <wps:spPr>
                        <a:xfrm>
                          <a:off x="0" y="0"/>
                          <a:ext cx="114300" cy="342900"/>
                        </a:xfrm>
                        <a:prstGeom prst="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Up Arrow 18" o:spid="_x0000_s1026" type="#_x0000_t68" style="width:9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" adj="3600" fillcolor="#4f81bd [3204]" strokecolor="#4579b8 [3044]">
                <v:fill color2="#a7bfde [1620]" rotate="t" type="gradient">
                  <o:fill v:ext="view" type="gradientUnscaled"/>
                </v:fill>
                <v:shadow on="t" opacity="22937f" mv:blur="40000f" origin=",.5" offset="0,23000emu"/>
                <w10:anchorlock/>
              </v:shape>
            </w:pict>
          </mc:Fallback>
        </mc:AlternateContent>
      </w:r>
      <w:r>
        <w:rPr>
          <w:noProof/>
          <w:lang w:val="en-US"/>
        </w:rPr>
        <mc:AlternateContent>
          <mc:Choice Requires="wps">
            <w:drawing>
              <wp:inline distT="0" distB="0" distL="0" distR="0" wp14:anchorId="5C61C142" wp14:editId="2D3FD8B8">
                <wp:extent cx="114300" cy="342900"/>
                <wp:effectExtent l="76200" t="25400" r="63500" b="114300"/>
                <wp:docPr id="19" name="Up Arrow 19"/>
                <wp:cNvGraphicFramePr/>
                <a:graphic xmlns:a="http://schemas.openxmlformats.org/drawingml/2006/main">
                  <a:graphicData uri="http://schemas.microsoft.com/office/word/2010/wordprocessingShape">
                    <wps:wsp>
                      <wps:cNvSpPr/>
                      <wps:spPr>
                        <a:xfrm>
                          <a:off x="0" y="0"/>
                          <a:ext cx="114300" cy="342900"/>
                        </a:xfrm>
                        <a:prstGeom prst="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Up Arrow 19" o:spid="_x0000_s1026" type="#_x0000_t68" style="width:9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" adj="3600" fillcolor="#4f81bd [3204]" strokecolor="#4579b8 [3044]">
                <v:fill color2="#a7bfde [1620]" rotate="t" type="gradient">
                  <o:fill v:ext="view" type="gradientUnscaled"/>
                </v:fill>
                <v:shadow on="t" opacity="22937f" mv:blur="40000f" origin=",.5" offset="0,23000emu"/>
                <w10:anchorlock/>
              </v:shape>
            </w:pict>
          </mc:Fallback>
        </mc:AlternateContent>
      </w:r>
      <w:r>
        <w:t xml:space="preserve">                      </w:t>
      </w:r>
      <w:r>
        <w:rPr>
          <w:noProof/>
          <w:lang w:val="en-US"/>
        </w:rPr>
        <mc:AlternateContent>
          <mc:Choice Requires="wps">
            <w:drawing>
              <wp:inline distT="0" distB="0" distL="0" distR="0" wp14:anchorId="0569D939" wp14:editId="48BF1308">
                <wp:extent cx="114300" cy="342900"/>
                <wp:effectExtent l="76200" t="25400" r="63500" b="114300"/>
                <wp:docPr id="20" name="Up Arrow 20"/>
                <wp:cNvGraphicFramePr/>
                <a:graphic xmlns:a="http://schemas.openxmlformats.org/drawingml/2006/main">
                  <a:graphicData uri="http://schemas.microsoft.com/office/word/2010/wordprocessingShape">
                    <wps:wsp>
                      <wps:cNvSpPr/>
                      <wps:spPr>
                        <a:xfrm>
                          <a:off x="0" y="0"/>
                          <a:ext cx="114300" cy="342900"/>
                        </a:xfrm>
                        <a:prstGeom prst="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Up Arrow 20" o:spid="_x0000_s1026" type="#_x0000_t68" style="width:9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" adj="3600" fillcolor="#4f81bd [3204]" strokecolor="#4579b8 [3044]">
                <v:fill color2="#a7bfde [1620]" rotate="t" type="gradient">
                  <o:fill v:ext="view" type="gradientUnscaled"/>
                </v:fill>
                <v:shadow on="t" opacity="22937f" mv:blur="40000f" origin=",.5" offset="0,23000emu"/>
                <w10:anchorlock/>
              </v:shape>
            </w:pict>
          </mc:Fallback>
        </mc:AlternateContent>
      </w:r>
    </w:p>
    <w:p w14:paraId="4B3733F4" w14:textId="77777777" w:rsidR="00F27DDA" w:rsidRPr="00F27DDA" w:rsidRDefault="00F27DDA" w:rsidP="00A65CA1">
      <w:pPr>
        <w:jc w:val="both"/>
        <w:rPr>
          <w:b/>
        </w:rPr>
      </w:pPr>
      <w:r w:rsidRPr="00F27DDA">
        <w:rPr>
          <w:b/>
        </w:rPr>
        <w:t>Build</w:t>
      </w:r>
      <w:r w:rsidRPr="00F27DDA">
        <w:rPr>
          <w:b/>
        </w:rPr>
        <w:tab/>
      </w:r>
      <w:r>
        <w:rPr>
          <w:b/>
        </w:rPr>
        <w:t xml:space="preserve">     |</w:t>
      </w:r>
      <w:r w:rsidRPr="00F27DDA">
        <w:rPr>
          <w:b/>
        </w:rPr>
        <w:tab/>
        <w:t>Run</w:t>
      </w:r>
      <w:r>
        <w:rPr>
          <w:b/>
        </w:rPr>
        <w:t>|</w:t>
      </w:r>
      <w:r w:rsidRPr="00F27DDA">
        <w:rPr>
          <w:b/>
        </w:rPr>
        <w:t xml:space="preserve">Run &amp; Debug </w:t>
      </w:r>
      <w:r>
        <w:rPr>
          <w:b/>
        </w:rPr>
        <w:t>|</w:t>
      </w:r>
      <w:r w:rsidRPr="00F27DDA">
        <w:rPr>
          <w:b/>
        </w:rPr>
        <w:t>Stop Application</w:t>
      </w:r>
    </w:p>
    <w:p w14:paraId="1FD0E57E" w14:textId="77777777" w:rsidR="00F27DDA" w:rsidRDefault="00F27DDA" w:rsidP="00A65CA1">
      <w:pPr>
        <w:jc w:val="both"/>
      </w:pPr>
    </w:p>
    <w:p w14:paraId="2C00E20D" w14:textId="77777777" w:rsidR="00A65CA1" w:rsidRDefault="00A65CA1" w:rsidP="00A65CA1">
      <w:pPr>
        <w:jc w:val="both"/>
      </w:pPr>
      <w:r>
        <w:t xml:space="preserve">The hammer icon is to build a package. </w:t>
      </w:r>
      <w:ins w:id="71" w:author="nicholas ward" w:date="2017-02-01T15:07:00Z">
        <w:r w:rsidR="00F3338F">
          <w:t xml:space="preserve">The </w:t>
        </w:r>
      </w:ins>
      <w:r>
        <w:t xml:space="preserve">Play button is </w:t>
      </w:r>
      <w:ins w:id="72" w:author="nicholas ward" w:date="2017-02-01T15:07:00Z">
        <w:r w:rsidR="00F3338F">
          <w:t xml:space="preserve">used </w:t>
        </w:r>
      </w:ins>
      <w:r>
        <w:t>to run the app on your device. The bug icon with a play triangle is to run</w:t>
      </w:r>
      <w:ins w:id="73" w:author="nicholas ward" w:date="2017-02-01T15:07:00Z">
        <w:r w:rsidR="00F3338F">
          <w:t xml:space="preserve"> the</w:t>
        </w:r>
      </w:ins>
      <w:r>
        <w:t xml:space="preserve"> app in debug mode. Big red square = stop running app.</w:t>
      </w:r>
    </w:p>
    <w:p w14:paraId="38ECC6F1" w14:textId="77777777" w:rsidR="00A65CA1" w:rsidRDefault="00A65CA1" w:rsidP="00A65CA1">
      <w:pPr>
        <w:jc w:val="both"/>
      </w:pPr>
    </w:p>
    <w:p w14:paraId="6E98EA8F" w14:textId="77777777" w:rsidR="00832314" w:rsidRDefault="00832314" w:rsidP="001016D3">
      <w:pPr>
        <w:pStyle w:val="ListParagraph"/>
        <w:numPr>
          <w:ilvl w:val="1"/>
          <w:numId w:val="1"/>
        </w:numPr>
        <w:jc w:val="both"/>
        <w:rPr>
          <w:ins w:id="74" w:author="nicholas ward" w:date="2017-02-01T15:15:00Z"/>
        </w:rPr>
      </w:pPr>
      <w:ins w:id="75" w:author="nicholas ward" w:date="2017-02-01T15:15:00Z">
        <w:r>
          <w:t>If you have an Android phone please connect it to the computer now using the charging cabe.</w:t>
        </w:r>
      </w:ins>
    </w:p>
    <w:p w14:paraId="7B6B5613" w14:textId="77777777" w:rsidR="00832314" w:rsidRDefault="00832314">
      <w:pPr>
        <w:pStyle w:val="ListParagraph"/>
        <w:jc w:val="both"/>
        <w:rPr>
          <w:ins w:id="76" w:author="nicholas ward" w:date="2017-02-01T15:14:00Z"/>
        </w:rPr>
        <w:pPrChange w:id="77" w:author="nicholas ward" w:date="2017-02-01T15:15:00Z">
          <w:pPr>
            <w:pStyle w:val="ListParagraph"/>
            <w:numPr>
              <w:ilvl w:val="1"/>
              <w:numId w:val="1"/>
            </w:numPr>
            <w:ind w:hanging="720"/>
            <w:jc w:val="both"/>
          </w:pPr>
        </w:pPrChange>
      </w:pPr>
    </w:p>
    <w:p w14:paraId="5FD206EB" w14:textId="77777777" w:rsidR="009A0E3F" w:rsidRDefault="009A0E3F" w:rsidP="001016D3">
      <w:pPr>
        <w:pStyle w:val="ListParagraph"/>
        <w:numPr>
          <w:ilvl w:val="1"/>
          <w:numId w:val="1"/>
        </w:numPr>
        <w:jc w:val="both"/>
        <w:rPr>
          <w:ins w:id="78" w:author="nicholas ward" w:date="2017-02-01T15:15:00Z"/>
        </w:rPr>
      </w:pPr>
      <w:r>
        <w:t>Run</w:t>
      </w:r>
      <w:r w:rsidR="00A65CA1">
        <w:t xml:space="preserve"> the app</w:t>
      </w:r>
      <w:r>
        <w:t xml:space="preserve"> by clicking: Run</w:t>
      </w:r>
      <w:r w:rsidR="00A65CA1">
        <w:t xml:space="preserve">. </w:t>
      </w:r>
    </w:p>
    <w:p w14:paraId="1760547E" w14:textId="77777777" w:rsidR="00832314" w:rsidRDefault="00832314">
      <w:pPr>
        <w:jc w:val="both"/>
        <w:rPr>
          <w:ins w:id="79" w:author="nicholas ward" w:date="2017-02-01T15:15:00Z"/>
        </w:rPr>
        <w:pPrChange w:id="80" w:author="nicholas ward" w:date="2017-02-01T15:15:00Z">
          <w:pPr>
            <w:pStyle w:val="ListParagraph"/>
            <w:numPr>
              <w:ilvl w:val="1"/>
              <w:numId w:val="1"/>
            </w:numPr>
            <w:ind w:hanging="720"/>
            <w:jc w:val="both"/>
          </w:pPr>
        </w:pPrChange>
      </w:pPr>
    </w:p>
    <w:p w14:paraId="6596278F" w14:textId="77777777" w:rsidR="00832314" w:rsidRDefault="00832314" w:rsidP="001016D3">
      <w:pPr>
        <w:pStyle w:val="ListParagraph"/>
        <w:numPr>
          <w:ilvl w:val="1"/>
          <w:numId w:val="1"/>
        </w:numPr>
        <w:jc w:val="both"/>
      </w:pPr>
    </w:p>
    <w:p w14:paraId="4C788538" w14:textId="77777777" w:rsidR="00A65CA1" w:rsidRDefault="00A65CA1" w:rsidP="001016D3">
      <w:pPr>
        <w:pStyle w:val="ListParagraph"/>
        <w:jc w:val="both"/>
      </w:pPr>
      <w:r>
        <w:t>The deployment target screen will pop up.</w:t>
      </w:r>
      <w:ins w:id="81" w:author="nicholas ward" w:date="2017-02-01T15:08:00Z">
        <w:r w:rsidR="00F3338F">
          <w:t xml:space="preserve"> This is where you choose where you want the app to run. You can select from phones that are connected to the computer via USB (connected devices) or running the app in an emulator on the computer</w:t>
        </w:r>
      </w:ins>
      <w:ins w:id="82" w:author="nicholas ward" w:date="2017-02-01T15:09:00Z">
        <w:r w:rsidR="00F3338F">
          <w:t xml:space="preserve"> (available virtual devices)</w:t>
        </w:r>
      </w:ins>
      <w:ins w:id="83" w:author="nicholas ward" w:date="2017-02-01T15:08:00Z">
        <w:r w:rsidR="00F3338F">
          <w:t>.</w:t>
        </w:r>
      </w:ins>
    </w:p>
    <w:p w14:paraId="469BA13E" w14:textId="77777777" w:rsidR="00A65CA1" w:rsidRDefault="00A65CA1" w:rsidP="00A65CA1">
      <w:pPr>
        <w:jc w:val="both"/>
      </w:pPr>
    </w:p>
    <w:p w14:paraId="5B859094" w14:textId="77777777" w:rsidR="00A65CA1" w:rsidRDefault="00A65CA1" w:rsidP="00A65CA1">
      <w:pPr>
        <w:jc w:val="center"/>
      </w:pPr>
      <w:r>
        <w:rPr>
          <w:noProof/>
          <w:lang w:val="en-US"/>
        </w:rPr>
        <w:drawing>
          <wp:inline distT="0" distB="0" distL="0" distR="0" wp14:anchorId="654A0401" wp14:editId="63887BFE">
            <wp:extent cx="4343400" cy="3340232"/>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30 at 12.13.36.png"/>
                    <pic:cNvPicPr/>
                  </pic:nvPicPr>
                  <pic:blipFill>
                    <a:blip r:embed="rId8">
                      <a:extLst>
                        <a:ext uri="{28A0092B-C50C-407E-A947-70E740481C1C}">
                          <a14:useLocalDpi xmlns:a14="http://schemas.microsoft.com/office/drawing/2010/main" val="0"/>
                        </a:ext>
                      </a:extLst>
                    </a:blip>
                    <a:stretch>
                      <a:fillRect/>
                    </a:stretch>
                  </pic:blipFill>
                  <pic:spPr>
                    <a:xfrm>
                      <a:off x="0" y="0"/>
                      <a:ext cx="4343400" cy="3340232"/>
                    </a:xfrm>
                    <a:prstGeom prst="rect">
                      <a:avLst/>
                    </a:prstGeom>
                  </pic:spPr>
                </pic:pic>
              </a:graphicData>
            </a:graphic>
          </wp:inline>
        </w:drawing>
      </w:r>
    </w:p>
    <w:p w14:paraId="2E085B6D" w14:textId="77777777" w:rsidR="00A65CA1" w:rsidRDefault="00A65CA1" w:rsidP="00A65CA1">
      <w:pPr>
        <w:jc w:val="center"/>
      </w:pPr>
    </w:p>
    <w:p w14:paraId="11A84063" w14:textId="77777777" w:rsidR="00787676" w:rsidDel="00F3338F" w:rsidRDefault="00A65CA1" w:rsidP="00A65CA1">
      <w:pPr>
        <w:jc w:val="both"/>
        <w:rPr>
          <w:del w:id="84" w:author="nicholas ward" w:date="2017-02-01T15:09:00Z"/>
        </w:rPr>
      </w:pPr>
      <w:del w:id="85" w:author="nicholas ward" w:date="2017-02-01T15:09:00Z">
        <w:r w:rsidDel="00F3338F">
          <w:delText xml:space="preserve">Connected devices are physical devices, i.e. phones. Virtual are vms that run on the computer! </w:delText>
        </w:r>
      </w:del>
    </w:p>
    <w:p w14:paraId="7EBADCFE" w14:textId="77777777" w:rsidR="00787676" w:rsidRDefault="00787676" w:rsidP="00A65CA1">
      <w:pPr>
        <w:jc w:val="both"/>
      </w:pPr>
    </w:p>
    <w:p w14:paraId="61BD03F8" w14:textId="77777777" w:rsidR="00A65CA1" w:rsidRDefault="00787676">
      <w:pPr>
        <w:pStyle w:val="ListParagraph"/>
        <w:numPr>
          <w:ilvl w:val="1"/>
          <w:numId w:val="1"/>
        </w:numPr>
        <w:jc w:val="both"/>
        <w:rPr>
          <w:ins w:id="86" w:author="nicholas ward" w:date="2017-02-01T15:16:00Z"/>
        </w:rPr>
        <w:pPrChange w:id="87" w:author="nicholas ward" w:date="2017-02-01T15:16:00Z">
          <w:pPr>
            <w:jc w:val="both"/>
          </w:pPr>
        </w:pPrChange>
      </w:pPr>
      <w:del w:id="88" w:author="nicholas ward" w:date="2017-02-01T15:16:00Z">
        <w:r w:rsidDel="00832314">
          <w:delText>1.</w:delText>
        </w:r>
        <w:r w:rsidR="000A05CA" w:rsidDel="00832314">
          <w:delText>7</w:delText>
        </w:r>
        <w:r w:rsidDel="00832314">
          <w:delText xml:space="preserve">. </w:delText>
        </w:r>
        <w:r w:rsidR="000A05CA" w:rsidDel="00832314">
          <w:tab/>
        </w:r>
      </w:del>
      <w:ins w:id="89" w:author="nicholas ward" w:date="2017-02-01T15:15:00Z">
        <w:r w:rsidR="00832314">
          <w:t xml:space="preserve">If you have a phone connected then it should appear as a connected device. </w:t>
        </w:r>
      </w:ins>
      <w:del w:id="90" w:author="nicholas ward" w:date="2017-02-01T15:09:00Z">
        <w:r w:rsidR="00A65CA1" w:rsidDel="00F3338F">
          <w:delText xml:space="preserve">Click </w:delText>
        </w:r>
      </w:del>
      <w:ins w:id="91" w:author="nicholas ward" w:date="2017-02-01T15:09:00Z">
        <w:r w:rsidR="00832314">
          <w:t>s</w:t>
        </w:r>
        <w:r w:rsidR="00F3338F">
          <w:t xml:space="preserve">elect </w:t>
        </w:r>
      </w:ins>
      <w:r w:rsidR="00A65CA1">
        <w:t>the connected device and then click OK.</w:t>
      </w:r>
    </w:p>
    <w:p w14:paraId="2B4E1923" w14:textId="77777777" w:rsidR="00832314" w:rsidRDefault="00832314">
      <w:pPr>
        <w:ind w:firstLine="720"/>
        <w:jc w:val="both"/>
        <w:rPr>
          <w:ins w:id="92" w:author="nicholas ward" w:date="2017-02-01T15:16:00Z"/>
        </w:rPr>
        <w:pPrChange w:id="93" w:author="nicholas ward" w:date="2017-02-01T15:16:00Z">
          <w:pPr>
            <w:jc w:val="both"/>
          </w:pPr>
        </w:pPrChange>
      </w:pPr>
    </w:p>
    <w:p w14:paraId="6E271799" w14:textId="77777777" w:rsidR="00832314" w:rsidDel="00832314" w:rsidRDefault="00832314">
      <w:pPr>
        <w:pStyle w:val="ListParagraph"/>
        <w:ind w:left="0" w:firstLine="720"/>
        <w:jc w:val="both"/>
        <w:rPr>
          <w:del w:id="94" w:author="nicholas ward" w:date="2017-02-01T15:16:00Z"/>
        </w:rPr>
        <w:pPrChange w:id="95" w:author="nicholas ward" w:date="2017-02-01T15:16:00Z">
          <w:pPr>
            <w:jc w:val="both"/>
          </w:pPr>
        </w:pPrChange>
      </w:pPr>
      <w:ins w:id="96" w:author="nicholas ward" w:date="2017-02-01T15:16:00Z">
        <w:r>
          <w:t>If you do not have an android phone select a virtual device.</w:t>
        </w:r>
      </w:ins>
    </w:p>
    <w:p w14:paraId="6CC13826" w14:textId="77777777" w:rsidR="000A05CA" w:rsidDel="00832314" w:rsidRDefault="000A05CA">
      <w:pPr>
        <w:ind w:firstLine="720"/>
        <w:rPr>
          <w:del w:id="97" w:author="nicholas ward" w:date="2017-02-01T15:16:00Z"/>
        </w:rPr>
        <w:pPrChange w:id="98" w:author="nicholas ward" w:date="2017-02-01T15:16:00Z">
          <w:pPr>
            <w:jc w:val="both"/>
          </w:pPr>
        </w:pPrChange>
      </w:pPr>
    </w:p>
    <w:p w14:paraId="4B93F57A" w14:textId="77777777" w:rsidR="00832314" w:rsidRDefault="00832314">
      <w:pPr>
        <w:ind w:firstLine="720"/>
        <w:jc w:val="both"/>
        <w:rPr>
          <w:ins w:id="99" w:author="nicholas ward" w:date="2017-02-01T15:16:00Z"/>
        </w:rPr>
        <w:pPrChange w:id="100" w:author="nicholas ward" w:date="2017-02-01T15:16:00Z">
          <w:pPr>
            <w:jc w:val="both"/>
          </w:pPr>
        </w:pPrChange>
      </w:pPr>
    </w:p>
    <w:p w14:paraId="063D23EA" w14:textId="77777777" w:rsidR="00832314" w:rsidRDefault="00832314" w:rsidP="00832314">
      <w:pPr>
        <w:jc w:val="both"/>
        <w:rPr>
          <w:ins w:id="101" w:author="nicholas ward" w:date="2017-02-01T15:16:00Z"/>
        </w:rPr>
      </w:pPr>
    </w:p>
    <w:p w14:paraId="72976C45" w14:textId="77777777" w:rsidR="00832314" w:rsidRDefault="00832314">
      <w:pPr>
        <w:rPr>
          <w:ins w:id="102" w:author="nicholas ward" w:date="2017-02-01T15:16:00Z"/>
        </w:rPr>
        <w:pPrChange w:id="103" w:author="nicholas ward" w:date="2017-02-01T15:16:00Z">
          <w:pPr>
            <w:jc w:val="both"/>
          </w:pPr>
        </w:pPrChange>
      </w:pPr>
    </w:p>
    <w:p w14:paraId="36218FF9" w14:textId="77777777" w:rsidR="00832314" w:rsidRDefault="00832314">
      <w:pPr>
        <w:rPr>
          <w:ins w:id="104" w:author="nicholas ward" w:date="2017-02-01T15:16:00Z"/>
        </w:rPr>
        <w:pPrChange w:id="105" w:author="nicholas ward" w:date="2017-02-01T15:16:00Z">
          <w:pPr>
            <w:jc w:val="both"/>
          </w:pPr>
        </w:pPrChange>
      </w:pPr>
    </w:p>
    <w:p w14:paraId="409D1581" w14:textId="77777777" w:rsidR="00A65CA1" w:rsidRDefault="00A65CA1">
      <w:pPr>
        <w:pPrChange w:id="106" w:author="nicholas ward" w:date="2017-02-01T15:16:00Z">
          <w:pPr>
            <w:jc w:val="both"/>
          </w:pPr>
        </w:pPrChange>
      </w:pPr>
      <w:r>
        <w:t xml:space="preserve">The app will build, install the apk and then launch on your device. </w:t>
      </w:r>
    </w:p>
    <w:p w14:paraId="654ECBBB" w14:textId="77777777" w:rsidR="00A65CA1" w:rsidRDefault="00A65CA1" w:rsidP="00A65CA1">
      <w:pPr>
        <w:jc w:val="both"/>
      </w:pPr>
    </w:p>
    <w:p w14:paraId="1AEAA4EB" w14:textId="77777777" w:rsidR="00A65CA1" w:rsidRDefault="00A65CA1" w:rsidP="00A65CA1">
      <w:pPr>
        <w:jc w:val="both"/>
      </w:pPr>
    </w:p>
    <w:p w14:paraId="36C598FF" w14:textId="77777777" w:rsidR="00A65CA1" w:rsidRDefault="00A65CA1" w:rsidP="00A65CA1">
      <w:pPr>
        <w:jc w:val="both"/>
      </w:pPr>
    </w:p>
    <w:p w14:paraId="558B4F5E" w14:textId="77777777" w:rsidR="00A65CA1" w:rsidRDefault="00A65CA1" w:rsidP="00A65CA1">
      <w:pPr>
        <w:jc w:val="both"/>
      </w:pPr>
    </w:p>
    <w:p w14:paraId="5C70B618" w14:textId="77777777" w:rsidR="00A65CA1" w:rsidRDefault="00A65CA1" w:rsidP="00A65CA1">
      <w:pPr>
        <w:jc w:val="both"/>
      </w:pPr>
    </w:p>
    <w:p w14:paraId="6B06949A" w14:textId="77777777" w:rsidR="00A65CA1" w:rsidRDefault="00A65CA1" w:rsidP="00A65CA1">
      <w:pPr>
        <w:jc w:val="both"/>
      </w:pPr>
    </w:p>
    <w:p w14:paraId="767FC8A2" w14:textId="77777777" w:rsidR="00832314" w:rsidRDefault="00832314" w:rsidP="00A65CA1">
      <w:pPr>
        <w:jc w:val="both"/>
        <w:rPr>
          <w:ins w:id="107" w:author="nicholas ward" w:date="2017-02-01T15:16:00Z"/>
        </w:rPr>
      </w:pPr>
    </w:p>
    <w:p w14:paraId="1F40F640" w14:textId="77777777" w:rsidR="00832314" w:rsidRDefault="00832314" w:rsidP="00A65CA1">
      <w:pPr>
        <w:jc w:val="both"/>
        <w:rPr>
          <w:ins w:id="108" w:author="nicholas ward" w:date="2017-02-01T15:16:00Z"/>
        </w:rPr>
      </w:pPr>
    </w:p>
    <w:p w14:paraId="1A33B16C" w14:textId="77777777" w:rsidR="00832314" w:rsidRDefault="00832314" w:rsidP="00A65CA1">
      <w:pPr>
        <w:jc w:val="both"/>
        <w:rPr>
          <w:ins w:id="109" w:author="nicholas ward" w:date="2017-02-01T15:16:00Z"/>
        </w:rPr>
      </w:pPr>
    </w:p>
    <w:p w14:paraId="4C2A2A3D" w14:textId="77777777" w:rsidR="00A65CA1" w:rsidRDefault="001D4541" w:rsidP="00A65CA1">
      <w:pPr>
        <w:jc w:val="both"/>
      </w:pPr>
      <w:r>
        <w:t>You</w:t>
      </w:r>
      <w:r w:rsidR="00A65CA1">
        <w:t xml:space="preserve"> will see the following on your phone</w:t>
      </w:r>
      <w:ins w:id="110" w:author="nicholas ward" w:date="2017-02-01T15:16:00Z">
        <w:r w:rsidR="00832314">
          <w:t xml:space="preserve"> or on the emulator</w:t>
        </w:r>
      </w:ins>
      <w:r w:rsidR="00A65CA1">
        <w:t>:</w:t>
      </w:r>
    </w:p>
    <w:p w14:paraId="08A3543C" w14:textId="77777777" w:rsidR="00A65CA1" w:rsidRDefault="00A65CA1" w:rsidP="00A65CA1">
      <w:pPr>
        <w:jc w:val="both"/>
      </w:pPr>
    </w:p>
    <w:p w14:paraId="7CE32EC0" w14:textId="77777777" w:rsidR="00A65CA1" w:rsidRDefault="00A65CA1" w:rsidP="00A65CA1">
      <w:pPr>
        <w:jc w:val="center"/>
      </w:pPr>
      <w:r>
        <w:rPr>
          <w:noProof/>
          <w:lang w:val="en-US"/>
        </w:rPr>
        <w:drawing>
          <wp:inline distT="0" distB="0" distL="0" distR="0" wp14:anchorId="0609B31E" wp14:editId="3D293255">
            <wp:extent cx="3162300" cy="52959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30 at 12.18.20.png"/>
                    <pic:cNvPicPr/>
                  </pic:nvPicPr>
                  <pic:blipFill>
                    <a:blip r:embed="rId9">
                      <a:extLst>
                        <a:ext uri="{28A0092B-C50C-407E-A947-70E740481C1C}">
                          <a14:useLocalDpi xmlns:a14="http://schemas.microsoft.com/office/drawing/2010/main" val="0"/>
                        </a:ext>
                      </a:extLst>
                    </a:blip>
                    <a:stretch>
                      <a:fillRect/>
                    </a:stretch>
                  </pic:blipFill>
                  <pic:spPr>
                    <a:xfrm>
                      <a:off x="0" y="0"/>
                      <a:ext cx="3162300" cy="5295900"/>
                    </a:xfrm>
                    <a:prstGeom prst="rect">
                      <a:avLst/>
                    </a:prstGeom>
                  </pic:spPr>
                </pic:pic>
              </a:graphicData>
            </a:graphic>
          </wp:inline>
        </w:drawing>
      </w:r>
    </w:p>
    <w:p w14:paraId="32857B5B" w14:textId="77777777" w:rsidR="00787676" w:rsidRDefault="00787676" w:rsidP="00A65CA1">
      <w:pPr>
        <w:jc w:val="center"/>
      </w:pPr>
    </w:p>
    <w:p w14:paraId="45DA126C" w14:textId="77777777" w:rsidR="00ED1E1F" w:rsidRDefault="00ED1E1F" w:rsidP="00ED1E1F">
      <w:pPr>
        <w:jc w:val="both"/>
      </w:pPr>
    </w:p>
    <w:p w14:paraId="5A019432" w14:textId="77777777" w:rsidR="00ED1E1F" w:rsidRDefault="00BC0508" w:rsidP="00ED1E1F">
      <w:pPr>
        <w:jc w:val="both"/>
      </w:pPr>
      <w:r>
        <w:t>1.9.</w:t>
      </w:r>
      <w:r>
        <w:tab/>
        <w:t>Tap</w:t>
      </w:r>
      <w:r w:rsidR="00ED1E1F">
        <w:t xml:space="preserve"> the</w:t>
      </w:r>
      <w:ins w:id="111" w:author="nicholas ward" w:date="2017-02-01T15:17:00Z">
        <w:r w:rsidR="00832314">
          <w:t xml:space="preserve"> on/off</w:t>
        </w:r>
      </w:ins>
      <w:r w:rsidR="00ED1E1F">
        <w:t xml:space="preserve"> switch </w:t>
      </w:r>
      <w:ins w:id="112" w:author="nicholas ward" w:date="2017-02-01T15:17:00Z">
        <w:r w:rsidR="00832314">
          <w:t xml:space="preserve">on the app </w:t>
        </w:r>
      </w:ins>
      <w:r w:rsidR="00ED1E1F">
        <w:t xml:space="preserve">to turn on the synth. </w:t>
      </w:r>
    </w:p>
    <w:p w14:paraId="099F2FA3" w14:textId="77777777" w:rsidR="00A65CA1" w:rsidRDefault="00A65CA1" w:rsidP="00A65CA1">
      <w:pPr>
        <w:jc w:val="both"/>
      </w:pPr>
    </w:p>
    <w:p w14:paraId="3AF34227" w14:textId="77777777" w:rsidR="005B111E" w:rsidRDefault="00A65CA1" w:rsidP="00A65CA1">
      <w:pPr>
        <w:jc w:val="both"/>
      </w:pPr>
      <w:r>
        <w:t>There is a textfield to the left of the button that will send a desired frequency to pure data upon the click of the</w:t>
      </w:r>
      <w:r w:rsidR="00F31F94">
        <w:t xml:space="preserve"> “Send to Pure Data”</w:t>
      </w:r>
      <w:r>
        <w:t xml:space="preserve"> button. </w:t>
      </w:r>
    </w:p>
    <w:p w14:paraId="213DA604" w14:textId="77777777" w:rsidR="005B111E" w:rsidRDefault="005B111E" w:rsidP="00A65CA1">
      <w:pPr>
        <w:jc w:val="both"/>
      </w:pPr>
    </w:p>
    <w:p w14:paraId="5516A4BE" w14:textId="77777777" w:rsidR="00A65CA1" w:rsidRDefault="00A65CA1" w:rsidP="00A65CA1">
      <w:pPr>
        <w:jc w:val="both"/>
        <w:rPr>
          <w:ins w:id="113" w:author="nicholas ward" w:date="2017-02-01T15:22:00Z"/>
        </w:rPr>
      </w:pPr>
      <w:r>
        <w:t xml:space="preserve">Test different frequencies! </w:t>
      </w:r>
    </w:p>
    <w:p w14:paraId="60BAFD30" w14:textId="77777777" w:rsidR="004D1254" w:rsidRDefault="004D1254" w:rsidP="00A65CA1">
      <w:pPr>
        <w:jc w:val="both"/>
        <w:rPr>
          <w:ins w:id="114" w:author="nicholas ward" w:date="2017-02-01T15:22:00Z"/>
        </w:rPr>
      </w:pPr>
    </w:p>
    <w:p w14:paraId="0090176C" w14:textId="77777777" w:rsidR="004D1254" w:rsidRDefault="004D1254" w:rsidP="00A65CA1">
      <w:pPr>
        <w:jc w:val="both"/>
      </w:pPr>
      <w:ins w:id="115" w:author="nicholas ward" w:date="2017-02-01T15:22:00Z">
        <w:r>
          <w:t>The sound you hear is generated by a PD patch that the app loads on startup. The GUI objects (the</w:t>
        </w:r>
      </w:ins>
      <w:ins w:id="116" w:author="nicholas ward" w:date="2017-02-01T15:23:00Z">
        <w:r>
          <w:t xml:space="preserve"> on/off switch, textfield and button) are used to pass data into the PD patch.</w:t>
        </w:r>
      </w:ins>
    </w:p>
    <w:p w14:paraId="32DF3CD0" w14:textId="77777777" w:rsidR="003E6FFA" w:rsidRDefault="003E6FFA" w:rsidP="00933BA1"/>
    <w:p w14:paraId="392CC258" w14:textId="77777777" w:rsidR="003E6FFA" w:rsidRDefault="003E6FFA" w:rsidP="00933BA1"/>
    <w:p w14:paraId="05287397" w14:textId="77777777" w:rsidR="003E6FFA" w:rsidRDefault="003E6FFA" w:rsidP="00933BA1"/>
    <w:p w14:paraId="7BE719E7" w14:textId="77777777" w:rsidR="00A65CA1" w:rsidRDefault="00A65CA1" w:rsidP="00933BA1"/>
    <w:p w14:paraId="6BD9C001" w14:textId="77777777" w:rsidR="00832314" w:rsidDel="00415787" w:rsidRDefault="00832314">
      <w:pPr>
        <w:pStyle w:val="Heading2"/>
        <w:rPr>
          <w:del w:id="117" w:author="nicholas ward" w:date="2017-02-01T15:23:00Z"/>
        </w:rPr>
        <w:pPrChange w:id="118" w:author="nicholas ward" w:date="2017-02-01T15:25:00Z">
          <w:pPr/>
        </w:pPrChange>
      </w:pPr>
    </w:p>
    <w:p w14:paraId="1BA7E7C4" w14:textId="77777777" w:rsidR="00A65CA1" w:rsidDel="00415787" w:rsidRDefault="00A65CA1">
      <w:pPr>
        <w:pStyle w:val="Heading2"/>
        <w:rPr>
          <w:del w:id="119" w:author="nicholas ward" w:date="2017-02-01T15:23:00Z"/>
        </w:rPr>
        <w:pPrChange w:id="120" w:author="nicholas ward" w:date="2017-02-01T15:25:00Z">
          <w:pPr/>
        </w:pPrChange>
      </w:pPr>
    </w:p>
    <w:p w14:paraId="1373185B" w14:textId="77777777" w:rsidR="00A65CA1" w:rsidDel="00415787" w:rsidRDefault="00A65CA1">
      <w:pPr>
        <w:pStyle w:val="Heading2"/>
        <w:rPr>
          <w:del w:id="121" w:author="nicholas ward" w:date="2017-02-01T15:23:00Z"/>
        </w:rPr>
        <w:pPrChange w:id="122" w:author="nicholas ward" w:date="2017-02-01T15:25:00Z">
          <w:pPr/>
        </w:pPrChange>
      </w:pPr>
    </w:p>
    <w:p w14:paraId="417A1FD8" w14:textId="77777777" w:rsidR="00933BA1" w:rsidRDefault="00933BA1">
      <w:pPr>
        <w:pStyle w:val="Heading2"/>
        <w:pPrChange w:id="123" w:author="nicholas ward" w:date="2017-02-01T15:25:00Z">
          <w:pPr>
            <w:pStyle w:val="Heading3"/>
          </w:pPr>
        </w:pPrChange>
      </w:pPr>
      <w:r>
        <w:t>Examining the template.</w:t>
      </w:r>
    </w:p>
    <w:p w14:paraId="05247192" w14:textId="77777777" w:rsidR="00933BA1" w:rsidRPr="00933BA1" w:rsidRDefault="00933BA1" w:rsidP="00933BA1"/>
    <w:p w14:paraId="6225A82F" w14:textId="77777777" w:rsidR="00330E6C" w:rsidRDefault="008B0658" w:rsidP="001016D3">
      <w:pPr>
        <w:ind w:left="720" w:hanging="720"/>
      </w:pPr>
      <w:r>
        <w:t>1.10</w:t>
      </w:r>
      <w:r>
        <w:tab/>
      </w:r>
      <w:ins w:id="124" w:author="nicholas ward" w:date="2017-02-01T15:18:00Z">
        <w:r w:rsidR="00832314">
          <w:t>In Android Studio</w:t>
        </w:r>
        <w:r w:rsidR="00415787">
          <w:t xml:space="preserve"> examine</w:t>
        </w:r>
      </w:ins>
      <w:del w:id="125" w:author="nicholas ward" w:date="2017-02-01T15:18:00Z">
        <w:r w:rsidR="00BC3BF4" w:rsidDel="00832314">
          <w:delText>L</w:delText>
        </w:r>
      </w:del>
      <w:del w:id="126" w:author="nicholas ward" w:date="2017-02-01T15:23:00Z">
        <w:r w:rsidR="00BC3BF4" w:rsidDel="00415787">
          <w:delText>ook</w:delText>
        </w:r>
      </w:del>
      <w:del w:id="127" w:author="nicholas ward" w:date="2017-02-01T15:24:00Z">
        <w:r w:rsidR="00BC3BF4" w:rsidDel="00415787">
          <w:delText xml:space="preserve"> at</w:delText>
        </w:r>
      </w:del>
      <w:r w:rsidR="00BC3BF4">
        <w:t xml:space="preserve"> the project structure</w:t>
      </w:r>
      <w:r w:rsidR="004E466C">
        <w:t xml:space="preserve"> to the left. If it is hidden, there is a button on the left marked “Project”</w:t>
      </w:r>
      <w:ins w:id="128" w:author="nicholas ward" w:date="2017-02-01T15:24:00Z">
        <w:r w:rsidR="00415787">
          <w:t>. Click this to reveal the project structure.</w:t>
        </w:r>
      </w:ins>
    </w:p>
    <w:p w14:paraId="59B1EB1D" w14:textId="77777777" w:rsidR="00A65CA1" w:rsidRDefault="00A65CA1" w:rsidP="00330E6C"/>
    <w:p w14:paraId="1995A1C9" w14:textId="77777777" w:rsidR="00BC3BF4" w:rsidRDefault="00BC3BF4" w:rsidP="00330E6C"/>
    <w:p w14:paraId="1C6C653A" w14:textId="77777777" w:rsidR="00BC3BF4" w:rsidRDefault="00BC3BF4" w:rsidP="00BC3BF4">
      <w:pPr>
        <w:jc w:val="center"/>
      </w:pPr>
      <w:r>
        <w:rPr>
          <w:noProof/>
          <w:lang w:val="en-US"/>
        </w:rPr>
        <w:drawing>
          <wp:inline distT="0" distB="0" distL="0" distR="0" wp14:anchorId="707CB5B3" wp14:editId="7B539786">
            <wp:extent cx="3441700" cy="4184028"/>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30 at 11.20.30.png"/>
                    <pic:cNvPicPr/>
                  </pic:nvPicPr>
                  <pic:blipFill>
                    <a:blip r:embed="rId10">
                      <a:extLst>
                        <a:ext uri="{28A0092B-C50C-407E-A947-70E740481C1C}">
                          <a14:useLocalDpi xmlns:a14="http://schemas.microsoft.com/office/drawing/2010/main" val="0"/>
                        </a:ext>
                      </a:extLst>
                    </a:blip>
                    <a:stretch>
                      <a:fillRect/>
                    </a:stretch>
                  </pic:blipFill>
                  <pic:spPr>
                    <a:xfrm>
                      <a:off x="0" y="0"/>
                      <a:ext cx="3442808" cy="4185375"/>
                    </a:xfrm>
                    <a:prstGeom prst="rect">
                      <a:avLst/>
                    </a:prstGeom>
                  </pic:spPr>
                </pic:pic>
              </a:graphicData>
            </a:graphic>
          </wp:inline>
        </w:drawing>
      </w:r>
    </w:p>
    <w:p w14:paraId="0574274F" w14:textId="77777777" w:rsidR="00BC3BF4" w:rsidRDefault="00BC3BF4" w:rsidP="00BC3BF4">
      <w:pPr>
        <w:jc w:val="center"/>
      </w:pPr>
    </w:p>
    <w:p w14:paraId="5414AEE1" w14:textId="77777777" w:rsidR="00BC3BF4" w:rsidRDefault="00BC3BF4" w:rsidP="003E6FFA">
      <w:pPr>
        <w:jc w:val="both"/>
      </w:pPr>
      <w:r>
        <w:t xml:space="preserve">As you can see there are two main sections; </w:t>
      </w:r>
      <w:ins w:id="129" w:author="nicholas ward" w:date="2017-02-01T15:24:00Z">
        <w:r w:rsidR="00415787">
          <w:t>“</w:t>
        </w:r>
      </w:ins>
      <w:r>
        <w:t>app</w:t>
      </w:r>
      <w:ins w:id="130" w:author="nicholas ward" w:date="2017-02-01T15:24:00Z">
        <w:r w:rsidR="00415787">
          <w:t>”</w:t>
        </w:r>
      </w:ins>
      <w:r>
        <w:t xml:space="preserve"> and </w:t>
      </w:r>
      <w:ins w:id="131" w:author="nicholas ward" w:date="2017-02-01T15:24:00Z">
        <w:r w:rsidR="00415787">
          <w:t>“</w:t>
        </w:r>
      </w:ins>
      <w:r>
        <w:t>gradle scripts</w:t>
      </w:r>
      <w:ins w:id="132" w:author="nicholas ward" w:date="2017-02-01T15:24:00Z">
        <w:r w:rsidR="00415787">
          <w:t>”</w:t>
        </w:r>
      </w:ins>
      <w:r>
        <w:t>. Gradle is what is used to build the project</w:t>
      </w:r>
      <w:ins w:id="133" w:author="nicholas ward" w:date="2017-02-01T15:24:00Z">
        <w:r w:rsidR="00415787">
          <w:t xml:space="preserve">. </w:t>
        </w:r>
      </w:ins>
      <w:del w:id="134" w:author="nicholas ward" w:date="2017-02-01T15:24:00Z">
        <w:r w:rsidDel="00415787">
          <w:delText xml:space="preserve"> and</w:delText>
        </w:r>
      </w:del>
      <w:r>
        <w:t xml:space="preserve"> </w:t>
      </w:r>
      <w:ins w:id="135" w:author="nicholas ward" w:date="2017-02-01T15:24:00Z">
        <w:r w:rsidR="00415787">
          <w:t>A</w:t>
        </w:r>
      </w:ins>
      <w:del w:id="136" w:author="nicholas ward" w:date="2017-02-01T15:24:00Z">
        <w:r w:rsidDel="00415787">
          <w:delText>a</w:delText>
        </w:r>
      </w:del>
      <w:r>
        <w:t>pp contains all the files needed for, well, the app.</w:t>
      </w:r>
      <w:r w:rsidR="00E97015">
        <w:t xml:space="preserve"> </w:t>
      </w:r>
    </w:p>
    <w:p w14:paraId="3885DBE2" w14:textId="77777777" w:rsidR="00E97015" w:rsidRDefault="00E97015" w:rsidP="003E6FFA">
      <w:pPr>
        <w:jc w:val="both"/>
      </w:pPr>
    </w:p>
    <w:p w14:paraId="02514765" w14:textId="77777777" w:rsidR="00E97015" w:rsidRDefault="00E97015" w:rsidP="003E6FFA">
      <w:pPr>
        <w:jc w:val="both"/>
      </w:pPr>
      <w:r>
        <w:t>App has three folders in this project. Manifest is used to dictate activity properties and permissions used by the app. Java contains the code</w:t>
      </w:r>
      <w:ins w:id="137" w:author="nicholas ward" w:date="2017-02-01T15:18:00Z">
        <w:r w:rsidR="00832314">
          <w:t xml:space="preserve"> that defines the behaviour</w:t>
        </w:r>
      </w:ins>
      <w:ins w:id="138" w:author="nicholas ward" w:date="2017-02-01T15:19:00Z">
        <w:r w:rsidR="00832314">
          <w:t xml:space="preserve"> of your app</w:t>
        </w:r>
      </w:ins>
      <w:r>
        <w:t xml:space="preserve">. Res contains all resources used by the app! </w:t>
      </w:r>
    </w:p>
    <w:p w14:paraId="032C9C73" w14:textId="77777777" w:rsidR="00E97015" w:rsidRDefault="00E97015" w:rsidP="003E6FFA">
      <w:pPr>
        <w:jc w:val="both"/>
      </w:pPr>
    </w:p>
    <w:p w14:paraId="617AA871" w14:textId="77777777" w:rsidR="00DE1655" w:rsidRDefault="00E97015" w:rsidP="003E6FFA">
      <w:pPr>
        <w:jc w:val="both"/>
      </w:pPr>
      <w:r>
        <w:t xml:space="preserve">Resources include layouts, the visual screens in the app. These layouts are in a markup language called XML, similar to, but not the same as, HTML. </w:t>
      </w:r>
    </w:p>
    <w:p w14:paraId="399CDE86" w14:textId="77777777" w:rsidR="00DE1655" w:rsidRDefault="00DE1655" w:rsidP="003E6FFA">
      <w:pPr>
        <w:jc w:val="both"/>
      </w:pPr>
    </w:p>
    <w:p w14:paraId="521186F5" w14:textId="77777777" w:rsidR="00E97015" w:rsidDel="007B35AD" w:rsidRDefault="00713CF5" w:rsidP="003E6FFA">
      <w:pPr>
        <w:jc w:val="both"/>
        <w:rPr>
          <w:del w:id="139" w:author="Conor Souness" w:date="2017-02-01T16:20:00Z"/>
        </w:rPr>
      </w:pPr>
      <w:commentRangeStart w:id="140"/>
      <w:r>
        <w:t>At project creation you can specify the launcher screen</w:t>
      </w:r>
      <w:ins w:id="141" w:author="Conor Souness" w:date="2017-02-01T16:20:00Z">
        <w:r w:rsidR="007B35AD">
          <w:t>.</w:t>
        </w:r>
      </w:ins>
      <w:del w:id="142" w:author="Conor Souness" w:date="2017-02-01T16:20:00Z">
        <w:r w:rsidDel="007B35AD">
          <w:delText xml:space="preserve"> (this is also shown in AndroidManifest.xml), this project it is set to launc</w:delText>
        </w:r>
        <w:r w:rsidR="00B444CE" w:rsidDel="007B35AD">
          <w:delText>h</w:delText>
        </w:r>
        <w:r w:rsidDel="007B35AD">
          <w:delText xml:space="preserve"> to activity_main.xml.</w:delText>
        </w:r>
        <w:commentRangeEnd w:id="140"/>
        <w:r w:rsidR="00832314" w:rsidDel="007B35AD">
          <w:rPr>
            <w:rStyle w:val="CommentReference"/>
          </w:rPr>
          <w:commentReference w:id="140"/>
        </w:r>
      </w:del>
    </w:p>
    <w:p w14:paraId="05733B66" w14:textId="77777777" w:rsidR="00A65CA1" w:rsidRDefault="00A65CA1" w:rsidP="003E6FFA">
      <w:pPr>
        <w:jc w:val="both"/>
      </w:pPr>
    </w:p>
    <w:p w14:paraId="30BA7C17" w14:textId="77777777" w:rsidR="00A65CA1" w:rsidRDefault="00A65CA1" w:rsidP="003E6FFA">
      <w:pPr>
        <w:jc w:val="both"/>
      </w:pPr>
    </w:p>
    <w:p w14:paraId="7D37557E" w14:textId="77777777" w:rsidR="00A65CA1" w:rsidRDefault="00A65CA1" w:rsidP="003E6FFA">
      <w:pPr>
        <w:jc w:val="both"/>
      </w:pPr>
    </w:p>
    <w:p w14:paraId="4ED7CC7E" w14:textId="77777777" w:rsidR="00A65CA1" w:rsidRDefault="00A65CA1" w:rsidP="003E6FFA">
      <w:pPr>
        <w:jc w:val="both"/>
      </w:pPr>
    </w:p>
    <w:p w14:paraId="47CCD238" w14:textId="77777777" w:rsidR="00A65CA1" w:rsidRDefault="00A65CA1" w:rsidP="003E6FFA">
      <w:pPr>
        <w:jc w:val="both"/>
      </w:pPr>
    </w:p>
    <w:p w14:paraId="17A97D05" w14:textId="77777777" w:rsidR="00A65CA1" w:rsidRDefault="00A65CA1" w:rsidP="003E6FFA">
      <w:pPr>
        <w:jc w:val="both"/>
      </w:pPr>
    </w:p>
    <w:p w14:paraId="5C2DF804" w14:textId="77777777" w:rsidR="00A65CA1" w:rsidRDefault="004116B9">
      <w:pPr>
        <w:pStyle w:val="Heading1"/>
        <w:rPr>
          <w:ins w:id="143" w:author="nicholas ward" w:date="2017-02-01T15:26:00Z"/>
        </w:rPr>
        <w:pPrChange w:id="144" w:author="nicholas ward" w:date="2017-02-01T15:26:00Z">
          <w:pPr>
            <w:pStyle w:val="Heading3"/>
          </w:pPr>
        </w:pPrChange>
      </w:pPr>
      <w:r>
        <w:t>Part 2: Pure Data</w:t>
      </w:r>
    </w:p>
    <w:p w14:paraId="6A908B11" w14:textId="77777777" w:rsidR="00415787" w:rsidRDefault="00415787">
      <w:pPr>
        <w:rPr>
          <w:ins w:id="145" w:author="nicholas ward" w:date="2017-02-01T15:28:00Z"/>
        </w:rPr>
        <w:pPrChange w:id="146" w:author="nicholas ward" w:date="2017-02-01T15:26:00Z">
          <w:pPr>
            <w:pStyle w:val="Heading3"/>
          </w:pPr>
        </w:pPrChange>
      </w:pPr>
      <w:ins w:id="147" w:author="nicholas ward" w:date="2017-02-01T15:26:00Z">
        <w:r>
          <w:t xml:space="preserve">Lets look at how a pd patch is integrated into an android app in  </w:t>
        </w:r>
      </w:ins>
      <w:ins w:id="148" w:author="nicholas ward" w:date="2017-02-01T15:27:00Z">
        <w:r>
          <w:t>m</w:t>
        </w:r>
      </w:ins>
      <w:ins w:id="149" w:author="nicholas ward" w:date="2017-02-01T15:26:00Z">
        <w:r>
          <w:t>ore detail.</w:t>
        </w:r>
      </w:ins>
      <w:ins w:id="150" w:author="nicholas ward" w:date="2017-02-01T15:27:00Z">
        <w:r>
          <w:t xml:space="preserve"> Following this we will practice editing the pd patch and updating our app. The aim here is that after this lab you will be able to create your won pd patches and run them on an android device.</w:t>
        </w:r>
      </w:ins>
    </w:p>
    <w:p w14:paraId="4633EE4E" w14:textId="77777777" w:rsidR="00415787" w:rsidRPr="00415787" w:rsidRDefault="00415787">
      <w:pPr>
        <w:pPrChange w:id="151" w:author="nicholas ward" w:date="2017-02-01T15:26:00Z">
          <w:pPr>
            <w:pStyle w:val="Heading3"/>
          </w:pPr>
        </w:pPrChange>
      </w:pPr>
    </w:p>
    <w:p w14:paraId="514A0C16" w14:textId="77777777" w:rsidR="000F5712" w:rsidRDefault="000F5712" w:rsidP="003E6FFA">
      <w:pPr>
        <w:jc w:val="both"/>
      </w:pPr>
    </w:p>
    <w:p w14:paraId="20BE9B75" w14:textId="77777777" w:rsidR="00B444CE" w:rsidRDefault="00B444CE" w:rsidP="003E6FFA">
      <w:pPr>
        <w:jc w:val="both"/>
        <w:rPr>
          <w:ins w:id="152" w:author="nicholas ward" w:date="2017-02-01T15:28:00Z"/>
          <w:b/>
        </w:rPr>
      </w:pPr>
      <w:del w:id="153" w:author="nicholas ward" w:date="2017-02-01T15:28:00Z">
        <w:r w:rsidRPr="00B444CE" w:rsidDel="00415787">
          <w:rPr>
            <w:b/>
          </w:rPr>
          <w:delText>Including your PD Patch</w:delText>
        </w:r>
      </w:del>
      <w:ins w:id="154" w:author="nicholas ward" w:date="2017-02-01T15:28:00Z">
        <w:r w:rsidR="00415787">
          <w:rPr>
            <w:b/>
          </w:rPr>
          <w:t>Where in the Project is the PD Patch?</w:t>
        </w:r>
      </w:ins>
    </w:p>
    <w:p w14:paraId="4B5EADD2" w14:textId="77777777" w:rsidR="00415787" w:rsidRDefault="00415787" w:rsidP="003E6FFA">
      <w:pPr>
        <w:jc w:val="both"/>
        <w:rPr>
          <w:b/>
        </w:rPr>
      </w:pPr>
    </w:p>
    <w:p w14:paraId="0A3F34B9" w14:textId="77777777" w:rsidR="00A65CA1" w:rsidRPr="00A65CA1" w:rsidRDefault="00EC6C81" w:rsidP="003E6FFA">
      <w:pPr>
        <w:jc w:val="both"/>
      </w:pPr>
      <w:r>
        <w:t>2.1.</w:t>
      </w:r>
      <w:r>
        <w:tab/>
      </w:r>
      <w:del w:id="155" w:author="nicholas ward" w:date="2017-02-01T15:21:00Z">
        <w:r w:rsidR="00A65CA1" w:rsidDel="00832314">
          <w:delText xml:space="preserve">Look </w:delText>
        </w:r>
      </w:del>
      <w:ins w:id="156" w:author="nicholas ward" w:date="2017-02-01T15:21:00Z">
        <w:r w:rsidR="00832314">
          <w:t>Locate</w:t>
        </w:r>
      </w:ins>
      <w:del w:id="157" w:author="nicholas ward" w:date="2017-02-01T15:21:00Z">
        <w:r w:rsidR="00A65CA1" w:rsidDel="00832314">
          <w:delText>at</w:delText>
        </w:r>
      </w:del>
      <w:r w:rsidR="00A65CA1">
        <w:t xml:space="preserve"> the </w:t>
      </w:r>
      <w:ins w:id="158" w:author="nicholas ward" w:date="2017-02-01T15:21:00Z">
        <w:r w:rsidR="00832314">
          <w:t>“</w:t>
        </w:r>
      </w:ins>
      <w:r w:rsidR="00A65CA1">
        <w:t>res</w:t>
      </w:r>
      <w:ins w:id="159" w:author="nicholas ward" w:date="2017-02-01T15:21:00Z">
        <w:r w:rsidR="00832314">
          <w:t>”</w:t>
        </w:r>
      </w:ins>
      <w:r w:rsidR="00A65CA1">
        <w:t xml:space="preserve"> section in the project pane</w:t>
      </w:r>
      <w:ins w:id="160" w:author="nicholas ward" w:date="2017-02-01T15:21:00Z">
        <w:r w:rsidR="00832314">
          <w:t>.</w:t>
        </w:r>
      </w:ins>
      <w:ins w:id="161" w:author="nicholas ward" w:date="2017-02-01T15:22:00Z">
        <w:r w:rsidR="004D1254">
          <w:t xml:space="preserve"> Then </w:t>
        </w:r>
      </w:ins>
      <w:del w:id="162" w:author="nicholas ward" w:date="2017-02-01T15:21:00Z">
        <w:r w:rsidR="00A65CA1" w:rsidDel="00832314">
          <w:delText xml:space="preserve">, </w:delText>
        </w:r>
      </w:del>
      <w:del w:id="163" w:author="nicholas ward" w:date="2017-02-01T15:19:00Z">
        <w:r w:rsidR="00A65CA1" w:rsidDel="00832314">
          <w:delText xml:space="preserve">notice </w:delText>
        </w:r>
      </w:del>
      <w:ins w:id="164" w:author="nicholas ward" w:date="2017-02-01T15:19:00Z">
        <w:r w:rsidR="00832314">
          <w:t xml:space="preserve">locate </w:t>
        </w:r>
      </w:ins>
      <w:r w:rsidR="00A65CA1">
        <w:t>the folder named “raw”</w:t>
      </w:r>
      <w:ins w:id="165" w:author="nicholas ward" w:date="2017-02-01T15:22:00Z">
        <w:r w:rsidR="004D1254">
          <w:t>.</w:t>
        </w:r>
      </w:ins>
      <w:del w:id="166" w:author="nicholas ward" w:date="2017-02-01T15:22:00Z">
        <w:r w:rsidR="00A65CA1" w:rsidDel="004D1254">
          <w:delText>.</w:delText>
        </w:r>
      </w:del>
    </w:p>
    <w:p w14:paraId="35D6521B" w14:textId="77777777" w:rsidR="00832314" w:rsidRDefault="00832314" w:rsidP="003E6FFA">
      <w:pPr>
        <w:jc w:val="both"/>
        <w:rPr>
          <w:ins w:id="167" w:author="nicholas ward" w:date="2017-02-01T15:20:00Z"/>
          <w:b/>
          <w:color w:val="FF0000"/>
        </w:rPr>
      </w:pPr>
    </w:p>
    <w:p w14:paraId="7A18B8C9" w14:textId="77777777" w:rsidR="00832314" w:rsidRDefault="00832314" w:rsidP="003E6FFA">
      <w:pPr>
        <w:jc w:val="both"/>
        <w:rPr>
          <w:ins w:id="168" w:author="nicholas ward" w:date="2017-02-01T15:20:00Z"/>
          <w:b/>
          <w:color w:val="FF0000"/>
        </w:rPr>
      </w:pPr>
      <w:ins w:id="169" w:author="nicholas ward" w:date="2017-02-01T15:20:00Z">
        <w:r>
          <w:rPr>
            <w:b/>
            <w:color w:val="FF0000"/>
          </w:rPr>
          <w:t>This is the folder that holds the pd patch that the app runs.</w:t>
        </w:r>
      </w:ins>
    </w:p>
    <w:p w14:paraId="2175F533" w14:textId="77777777" w:rsidR="00415787" w:rsidRDefault="00415787" w:rsidP="003E6FFA">
      <w:pPr>
        <w:jc w:val="both"/>
        <w:rPr>
          <w:ins w:id="170" w:author="nicholas ward" w:date="2017-02-01T15:28:00Z"/>
          <w:b/>
          <w:color w:val="FF0000"/>
        </w:rPr>
      </w:pPr>
    </w:p>
    <w:p w14:paraId="454C7ADF" w14:textId="77777777" w:rsidR="00832314" w:rsidRDefault="00832314" w:rsidP="003E6FFA">
      <w:pPr>
        <w:jc w:val="both"/>
        <w:rPr>
          <w:ins w:id="171" w:author="nicholas ward" w:date="2017-02-01T15:20:00Z"/>
          <w:b/>
          <w:color w:val="FF0000"/>
        </w:rPr>
      </w:pPr>
      <w:ins w:id="172" w:author="nicholas ward" w:date="2017-02-01T15:20:00Z">
        <w:r>
          <w:rPr>
            <w:b/>
            <w:color w:val="FF0000"/>
          </w:rPr>
          <w:t>The patch must be stored as a zip file.</w:t>
        </w:r>
      </w:ins>
      <w:ins w:id="173" w:author="nicholas ward" w:date="2017-02-01T15:28:00Z">
        <w:r w:rsidR="00415787">
          <w:rPr>
            <w:b/>
            <w:color w:val="FF0000"/>
          </w:rPr>
          <w:t xml:space="preserve"> This is a limitation of the way pd is implemented in Android. We cant just drop in our patch.pd file. Instead it must be zipped first </w:t>
        </w:r>
      </w:ins>
      <w:ins w:id="174" w:author="nicholas ward" w:date="2017-02-01T15:29:00Z">
        <w:r w:rsidR="00415787">
          <w:rPr>
            <w:b/>
            <w:color w:val="FF0000"/>
          </w:rPr>
          <w:t>and</w:t>
        </w:r>
      </w:ins>
      <w:ins w:id="175" w:author="nicholas ward" w:date="2017-02-01T15:28:00Z">
        <w:r w:rsidR="00415787">
          <w:rPr>
            <w:b/>
            <w:color w:val="FF0000"/>
          </w:rPr>
          <w:t xml:space="preserve"> </w:t>
        </w:r>
      </w:ins>
      <w:ins w:id="176" w:author="nicholas ward" w:date="2017-02-01T15:29:00Z">
        <w:r w:rsidR="00415787">
          <w:rPr>
            <w:b/>
            <w:color w:val="FF0000"/>
          </w:rPr>
          <w:t>the resulting .zip file added to the project.</w:t>
        </w:r>
      </w:ins>
    </w:p>
    <w:p w14:paraId="22129295" w14:textId="77777777" w:rsidR="00832314" w:rsidRDefault="00832314" w:rsidP="003E6FFA">
      <w:pPr>
        <w:jc w:val="both"/>
        <w:rPr>
          <w:ins w:id="177" w:author="nicholas ward" w:date="2017-02-01T15:20:00Z"/>
          <w:b/>
          <w:color w:val="FF0000"/>
        </w:rPr>
      </w:pPr>
    </w:p>
    <w:p w14:paraId="3D8E223D" w14:textId="77777777" w:rsidR="004116B9" w:rsidDel="00832314" w:rsidRDefault="000F5712" w:rsidP="003E6FFA">
      <w:pPr>
        <w:jc w:val="both"/>
        <w:rPr>
          <w:del w:id="178" w:author="nicholas ward" w:date="2017-02-01T15:20:00Z"/>
          <w:b/>
          <w:color w:val="FF0000"/>
        </w:rPr>
      </w:pPr>
      <w:del w:id="179" w:author="nicholas ward" w:date="2017-02-01T15:20:00Z">
        <w:r w:rsidRPr="00E57413" w:rsidDel="00832314">
          <w:rPr>
            <w:b/>
            <w:color w:val="FF0000"/>
          </w:rPr>
          <w:delText xml:space="preserve">If you wish to add your own patches or edit the existing one used, you must save, rezip the patch and drop it back into the </w:delText>
        </w:r>
        <w:r w:rsidR="00364077" w:rsidRPr="00E57413" w:rsidDel="00832314">
          <w:rPr>
            <w:b/>
            <w:color w:val="FF0000"/>
          </w:rPr>
          <w:delText xml:space="preserve">raw </w:delText>
        </w:r>
        <w:r w:rsidRPr="00E57413" w:rsidDel="00832314">
          <w:rPr>
            <w:b/>
            <w:color w:val="FF0000"/>
          </w:rPr>
          <w:delText>folder</w:delText>
        </w:r>
        <w:r w:rsidR="00364077" w:rsidRPr="00E57413" w:rsidDel="00832314">
          <w:rPr>
            <w:b/>
            <w:color w:val="FF0000"/>
          </w:rPr>
          <w:delText xml:space="preserve"> each time</w:delText>
        </w:r>
        <w:r w:rsidRPr="00E57413" w:rsidDel="00832314">
          <w:rPr>
            <w:b/>
            <w:color w:val="FF0000"/>
          </w:rPr>
          <w:delText>.</w:delText>
        </w:r>
        <w:r w:rsidR="00AF5ACC" w:rsidDel="00832314">
          <w:rPr>
            <w:b/>
            <w:color w:val="FF0000"/>
          </w:rPr>
          <w:delText xml:space="preserve"> </w:delText>
        </w:r>
      </w:del>
    </w:p>
    <w:p w14:paraId="10C45C46" w14:textId="77777777" w:rsidR="004116B9" w:rsidDel="00832314" w:rsidRDefault="004116B9" w:rsidP="003E6FFA">
      <w:pPr>
        <w:jc w:val="both"/>
        <w:rPr>
          <w:del w:id="180" w:author="nicholas ward" w:date="2017-02-01T15:21:00Z"/>
          <w:b/>
          <w:color w:val="FF0000"/>
        </w:rPr>
      </w:pPr>
    </w:p>
    <w:p w14:paraId="5814A24D" w14:textId="77777777" w:rsidR="00B444CE" w:rsidRDefault="00B444CE" w:rsidP="003E6FFA">
      <w:pPr>
        <w:jc w:val="both"/>
      </w:pPr>
      <w:del w:id="181" w:author="nicholas ward" w:date="2017-02-01T15:21:00Z">
        <w:r w:rsidDel="00832314">
          <w:delText xml:space="preserve">The folder called raw is where we place our PD patch. </w:delText>
        </w:r>
      </w:del>
      <w:r>
        <w:t>When the app runs on the phone it</w:t>
      </w:r>
      <w:ins w:id="182" w:author="nicholas ward" w:date="2017-02-01T15:21:00Z">
        <w:r w:rsidR="00832314">
          <w:t xml:space="preserve"> unzips the zip file and</w:t>
        </w:r>
      </w:ins>
      <w:r>
        <w:t xml:space="preserve"> </w:t>
      </w:r>
      <w:del w:id="183" w:author="nicholas ward" w:date="2017-02-01T15:21:00Z">
        <w:r w:rsidDel="00832314">
          <w:delText xml:space="preserve">will </w:delText>
        </w:r>
      </w:del>
      <w:r>
        <w:t>load</w:t>
      </w:r>
      <w:ins w:id="184" w:author="nicholas ward" w:date="2017-02-01T15:21:00Z">
        <w:r w:rsidR="00832314">
          <w:t>s</w:t>
        </w:r>
      </w:ins>
      <w:r>
        <w:t xml:space="preserve"> t</w:t>
      </w:r>
      <w:ins w:id="185" w:author="nicholas ward" w:date="2017-02-01T15:21:00Z">
        <w:r w:rsidR="00832314">
          <w:t>he</w:t>
        </w:r>
      </w:ins>
      <w:del w:id="186" w:author="nicholas ward" w:date="2017-02-01T15:21:00Z">
        <w:r w:rsidDel="00832314">
          <w:delText>his</w:delText>
        </w:r>
      </w:del>
      <w:r>
        <w:t xml:space="preserve"> patch.</w:t>
      </w:r>
    </w:p>
    <w:p w14:paraId="2AA338A5" w14:textId="77777777" w:rsidR="004116B9" w:rsidRDefault="004116B9" w:rsidP="003E6FFA">
      <w:pPr>
        <w:jc w:val="both"/>
      </w:pPr>
    </w:p>
    <w:p w14:paraId="52C0CF28" w14:textId="77777777" w:rsidR="00B444CE" w:rsidDel="00832314" w:rsidRDefault="00B444CE" w:rsidP="003E6FFA">
      <w:pPr>
        <w:jc w:val="both"/>
        <w:rPr>
          <w:del w:id="187" w:author="nicholas ward" w:date="2017-02-01T15:21:00Z"/>
        </w:rPr>
      </w:pPr>
      <w:del w:id="188" w:author="nicholas ward" w:date="2017-02-01T15:21:00Z">
        <w:r w:rsidDel="00832314">
          <w:delText xml:space="preserve">Android requires that the patch must be zipped before being placed in the Raw folder. </w:delText>
        </w:r>
      </w:del>
    </w:p>
    <w:p w14:paraId="49D81ABB" w14:textId="77777777" w:rsidR="004116B9" w:rsidRDefault="004116B9" w:rsidP="003E6FFA">
      <w:pPr>
        <w:jc w:val="both"/>
      </w:pPr>
    </w:p>
    <w:p w14:paraId="028652AD" w14:textId="77777777" w:rsidR="00B444CE" w:rsidRDefault="004116B9" w:rsidP="003E6FFA">
      <w:pPr>
        <w:jc w:val="both"/>
      </w:pPr>
      <w:r>
        <w:t>2.</w:t>
      </w:r>
      <w:r w:rsidR="00EC6C81">
        <w:t>2</w:t>
      </w:r>
      <w:r>
        <w:t xml:space="preserve">. </w:t>
      </w:r>
      <w:r w:rsidR="00EC6C81">
        <w:tab/>
      </w:r>
      <w:r w:rsidR="00B444CE">
        <w:t xml:space="preserve">The template has </w:t>
      </w:r>
      <w:r>
        <w:t>a zipped up patch already in pla</w:t>
      </w:r>
      <w:r w:rsidR="00B444CE">
        <w:t>ce. It is called synth.zip.</w:t>
      </w:r>
    </w:p>
    <w:p w14:paraId="761E690C" w14:textId="77777777" w:rsidR="00F27DDA" w:rsidRDefault="00F27DDA" w:rsidP="003E6FFA">
      <w:pPr>
        <w:jc w:val="both"/>
      </w:pPr>
    </w:p>
    <w:p w14:paraId="07B0E607" w14:textId="77777777" w:rsidR="00F27DDA" w:rsidRDefault="00F27DDA" w:rsidP="003E6FFA">
      <w:pPr>
        <w:jc w:val="both"/>
      </w:pPr>
      <w:r>
        <w:rPr>
          <w:noProof/>
          <w:lang w:val="en-US"/>
        </w:rPr>
        <mc:AlternateContent>
          <mc:Choice Requires="wps">
            <w:drawing>
              <wp:anchor distT="0" distB="0" distL="114300" distR="114300" simplePos="0" relativeHeight="251659264" behindDoc="0" locked="0" layoutInCell="1" allowOverlap="1" wp14:anchorId="50E8E77D" wp14:editId="12059156">
                <wp:simplePos x="0" y="0"/>
                <wp:positionH relativeFrom="column">
                  <wp:posOffset>457200</wp:posOffset>
                </wp:positionH>
                <wp:positionV relativeFrom="paragraph">
                  <wp:posOffset>2556510</wp:posOffset>
                </wp:positionV>
                <wp:extent cx="1224000" cy="178630"/>
                <wp:effectExtent l="50800" t="25400" r="71755" b="100965"/>
                <wp:wrapNone/>
                <wp:docPr id="16" name="Frame 16"/>
                <wp:cNvGraphicFramePr/>
                <a:graphic xmlns:a="http://schemas.openxmlformats.org/drawingml/2006/main">
                  <a:graphicData uri="http://schemas.microsoft.com/office/word/2010/wordprocessingShape">
                    <wps:wsp>
                      <wps:cNvSpPr/>
                      <wps:spPr>
                        <a:xfrm>
                          <a:off x="0" y="0"/>
                          <a:ext cx="1224000" cy="178630"/>
                        </a:xfrm>
                        <a:prstGeom prst="frame">
                          <a:avLst/>
                        </a:prstGeom>
                        <a:noFill/>
                        <a:ln w="6350" cmpd="sng">
                          <a:solidFill>
                            <a:schemeClr val="bg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16" o:spid="_x0000_s1026" style="position:absolute;margin-left:36pt;margin-top:201.3pt;width:96.4pt;height:14.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24000,17863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" path="m0,0l1224000,,1224000,178630,,178630,,0xm22329,22329l22329,156301,1201671,156301,1201671,22329,22329,22329xe" filled="f" strokecolor="white [3212]" strokeweight=".5pt">
                <v:shadow on="t" opacity="22937f" mv:blur="40000f" origin=",.5" offset="0,23000emu"/>
                <v:path arrowok="t" o:connecttype="custom" o:connectlocs="0,0;1224000,0;1224000,178630;0,178630;0,0;22329,22329;22329,156301;1201671,156301;1201671,22329;22329,22329" o:connectangles="0,0,0,0,0,0,0,0,0,0"/>
              </v:shape>
            </w:pict>
          </mc:Fallback>
        </mc:AlternateContent>
      </w:r>
      <w:r>
        <w:rPr>
          <w:noProof/>
          <w:lang w:val="en-US"/>
        </w:rPr>
        <w:drawing>
          <wp:inline distT="0" distB="0" distL="0" distR="0" wp14:anchorId="7AA54B6F" wp14:editId="324BCE32">
            <wp:extent cx="3441700" cy="4184028"/>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30 at 11.20.30.png"/>
                    <pic:cNvPicPr/>
                  </pic:nvPicPr>
                  <pic:blipFill>
                    <a:blip r:embed="rId10">
                      <a:extLst>
                        <a:ext uri="{28A0092B-C50C-407E-A947-70E740481C1C}">
                          <a14:useLocalDpi xmlns:a14="http://schemas.microsoft.com/office/drawing/2010/main" val="0"/>
                        </a:ext>
                      </a:extLst>
                    </a:blip>
                    <a:stretch>
                      <a:fillRect/>
                    </a:stretch>
                  </pic:blipFill>
                  <pic:spPr>
                    <a:xfrm>
                      <a:off x="0" y="0"/>
                      <a:ext cx="3442808" cy="4185375"/>
                    </a:xfrm>
                    <a:prstGeom prst="rect">
                      <a:avLst/>
                    </a:prstGeom>
                  </pic:spPr>
                </pic:pic>
              </a:graphicData>
            </a:graphic>
          </wp:inline>
        </w:drawing>
      </w:r>
    </w:p>
    <w:p w14:paraId="28755DE8" w14:textId="77777777" w:rsidR="00B444CE" w:rsidRDefault="00B444CE" w:rsidP="003E6FFA">
      <w:pPr>
        <w:jc w:val="both"/>
        <w:rPr>
          <w:b/>
        </w:rPr>
      </w:pPr>
    </w:p>
    <w:p w14:paraId="39A04C12" w14:textId="77777777" w:rsidR="000F5712" w:rsidRDefault="004116B9" w:rsidP="003E6FFA">
      <w:pPr>
        <w:jc w:val="both"/>
      </w:pPr>
      <w:r>
        <w:t>2.</w:t>
      </w:r>
      <w:r w:rsidR="00EC6C81">
        <w:t>3</w:t>
      </w:r>
      <w:r>
        <w:t xml:space="preserve">. </w:t>
      </w:r>
      <w:r w:rsidR="00EC6C81">
        <w:tab/>
      </w:r>
      <w:r w:rsidR="000F5712">
        <w:t xml:space="preserve">You can locate this folder on the mac by right-clicking </w:t>
      </w:r>
      <w:r w:rsidR="00EC7A6A">
        <w:t>synth-zip</w:t>
      </w:r>
      <w:r w:rsidR="000F5712">
        <w:t xml:space="preserve"> </w:t>
      </w:r>
      <w:r w:rsidR="00B444CE">
        <w:t xml:space="preserve">in android studio </w:t>
      </w:r>
      <w:r w:rsidR="000F5712">
        <w:t>and selecting “Reveal in Finder”. This makes copying and pasting easier!</w:t>
      </w:r>
      <w:ins w:id="189" w:author="nicholas ward" w:date="2017-02-01T15:30:00Z">
        <w:r w:rsidR="00415787">
          <w:t xml:space="preserve"> Open the folder that contains synth.zip in finder now.</w:t>
        </w:r>
      </w:ins>
    </w:p>
    <w:p w14:paraId="5593309F" w14:textId="77777777" w:rsidR="00EC7A6A" w:rsidRDefault="00EC7A6A" w:rsidP="003E6FFA">
      <w:pPr>
        <w:jc w:val="both"/>
      </w:pPr>
    </w:p>
    <w:p w14:paraId="0ABD14B0" w14:textId="77777777" w:rsidR="00EC7A6A" w:rsidRDefault="004116B9" w:rsidP="003E6FFA">
      <w:pPr>
        <w:jc w:val="both"/>
      </w:pPr>
      <w:r>
        <w:t>2.</w:t>
      </w:r>
      <w:r w:rsidR="00EC6C81">
        <w:t>4</w:t>
      </w:r>
      <w:r>
        <w:t xml:space="preserve">. </w:t>
      </w:r>
      <w:r w:rsidR="00EC6C81">
        <w:tab/>
      </w:r>
      <w:del w:id="190" w:author="nicholas ward" w:date="2017-02-01T15:30:00Z">
        <w:r w:rsidR="00EC7A6A" w:rsidDel="00415787">
          <w:delText>If you</w:delText>
        </w:r>
      </w:del>
      <w:ins w:id="191" w:author="nicholas ward" w:date="2017-02-01T15:30:00Z">
        <w:r w:rsidR="00415787">
          <w:t>In Finder</w:t>
        </w:r>
      </w:ins>
      <w:ins w:id="192" w:author="nicholas ward" w:date="2017-02-01T15:31:00Z">
        <w:r w:rsidR="00415787">
          <w:t>,</w:t>
        </w:r>
      </w:ins>
      <w:r w:rsidR="00EC7A6A">
        <w:t xml:space="preserve"> unzip the</w:t>
      </w:r>
      <w:ins w:id="193" w:author="Conor Souness" w:date="2017-02-01T16:21:00Z">
        <w:r w:rsidR="007B35AD">
          <w:t xml:space="preserve"> </w:t>
        </w:r>
      </w:ins>
      <w:del w:id="194" w:author="nicholas ward" w:date="2017-02-01T15:31:00Z">
        <w:r w:rsidR="00EC7A6A" w:rsidDel="00415787">
          <w:delText xml:space="preserve"> folder</w:delText>
        </w:r>
      </w:del>
      <w:ins w:id="195" w:author="nicholas ward" w:date="2017-02-01T15:31:00Z">
        <w:r w:rsidR="00415787">
          <w:t>synth.zip file</w:t>
        </w:r>
      </w:ins>
      <w:r>
        <w:t>, by double clicking</w:t>
      </w:r>
      <w:ins w:id="196" w:author="nicholas ward" w:date="2017-02-01T15:31:00Z">
        <w:r w:rsidR="00415787">
          <w:t xml:space="preserve"> it.</w:t>
        </w:r>
      </w:ins>
      <w:del w:id="197" w:author="nicholas ward" w:date="2017-02-01T15:31:00Z">
        <w:r w:rsidDel="00415787">
          <w:delText>.</w:delText>
        </w:r>
      </w:del>
      <w:r w:rsidR="00EC7A6A">
        <w:t xml:space="preserve"> </w:t>
      </w:r>
      <w:ins w:id="198" w:author="nicholas ward" w:date="2017-02-01T15:31:00Z">
        <w:r w:rsidR="00415787">
          <w:t xml:space="preserve"> When it unzips you should now see a file named </w:t>
        </w:r>
      </w:ins>
      <w:del w:id="199" w:author="nicholas ward" w:date="2017-02-01T15:31:00Z">
        <w:r w:rsidR="00EC7A6A" w:rsidDel="00415787">
          <w:delText>you will hav</w:delText>
        </w:r>
        <w:r w:rsidR="002724B3" w:rsidDel="00415787">
          <w:delText>e access to the following patch</w:delText>
        </w:r>
        <w:r w:rsidR="00F27DDA" w:rsidDel="00415787">
          <w:delText xml:space="preserve"> by doubleclicking  </w:delText>
        </w:r>
      </w:del>
      <w:r w:rsidR="00F27DDA">
        <w:t>synth.pd</w:t>
      </w:r>
      <w:ins w:id="200" w:author="nicholas ward" w:date="2017-02-01T15:31:00Z">
        <w:r w:rsidR="00415787">
          <w:t>.  This is the pd patch that our app runs.</w:t>
        </w:r>
      </w:ins>
      <w:del w:id="201" w:author="nicholas ward" w:date="2017-02-01T15:31:00Z">
        <w:r w:rsidR="002724B3" w:rsidDel="00415787">
          <w:delText>:</w:delText>
        </w:r>
      </w:del>
    </w:p>
    <w:p w14:paraId="12CF5E03" w14:textId="77777777" w:rsidR="004116B9" w:rsidRDefault="004116B9" w:rsidP="003E6FFA">
      <w:pPr>
        <w:jc w:val="both"/>
      </w:pPr>
    </w:p>
    <w:p w14:paraId="385643CD" w14:textId="77777777" w:rsidR="004116B9" w:rsidRDefault="004116B9" w:rsidP="003E6FFA">
      <w:pPr>
        <w:jc w:val="both"/>
      </w:pPr>
      <w:r>
        <w:rPr>
          <w:noProof/>
          <w:lang w:val="en-US"/>
        </w:rPr>
        <w:drawing>
          <wp:inline distT="0" distB="0" distL="0" distR="0" wp14:anchorId="21322B28" wp14:editId="1CAE72F4">
            <wp:extent cx="5270500" cy="519430"/>
            <wp:effectExtent l="0" t="0" r="1270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31 at 10.27.02.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519430"/>
                    </a:xfrm>
                    <a:prstGeom prst="rect">
                      <a:avLst/>
                    </a:prstGeom>
                  </pic:spPr>
                </pic:pic>
              </a:graphicData>
            </a:graphic>
          </wp:inline>
        </w:drawing>
      </w:r>
    </w:p>
    <w:p w14:paraId="6073D77A" w14:textId="77777777" w:rsidR="002724B3" w:rsidRDefault="002724B3" w:rsidP="003E6FFA">
      <w:pPr>
        <w:jc w:val="both"/>
        <w:rPr>
          <w:ins w:id="202" w:author="nicholas ward" w:date="2017-02-01T15:32:00Z"/>
        </w:rPr>
      </w:pPr>
    </w:p>
    <w:p w14:paraId="571E5283" w14:textId="77777777" w:rsidR="00415787" w:rsidRDefault="00415787" w:rsidP="003E6FFA">
      <w:pPr>
        <w:jc w:val="both"/>
        <w:rPr>
          <w:ins w:id="203" w:author="nicholas ward" w:date="2017-02-01T15:32:00Z"/>
        </w:rPr>
      </w:pPr>
    </w:p>
    <w:p w14:paraId="41505AB5" w14:textId="77777777" w:rsidR="00415787" w:rsidRDefault="0019709E" w:rsidP="003E6FFA">
      <w:pPr>
        <w:jc w:val="both"/>
        <w:rPr>
          <w:ins w:id="204" w:author="nicholas ward" w:date="2017-02-01T15:32:00Z"/>
        </w:rPr>
      </w:pPr>
      <w:ins w:id="205" w:author="nicholas ward" w:date="2017-02-01T15:32:00Z">
        <w:r>
          <w:t>In finder Double click synth.pd to open it in PD (or in PD select file, open and navigate to the folder and open it). It should like the below.</w:t>
        </w:r>
      </w:ins>
    </w:p>
    <w:p w14:paraId="42B4B9E8" w14:textId="77777777" w:rsidR="00415787" w:rsidRDefault="00415787" w:rsidP="003E6FFA">
      <w:pPr>
        <w:jc w:val="both"/>
      </w:pPr>
    </w:p>
    <w:p w14:paraId="2A4CBF31" w14:textId="77777777" w:rsidR="002724B3" w:rsidRDefault="002724B3" w:rsidP="002724B3">
      <w:pPr>
        <w:jc w:val="center"/>
      </w:pPr>
      <w:r>
        <w:rPr>
          <w:noProof/>
          <w:lang w:val="en-US"/>
        </w:rPr>
        <w:drawing>
          <wp:inline distT="0" distB="0" distL="0" distR="0" wp14:anchorId="6B7CB0D0" wp14:editId="299801EB">
            <wp:extent cx="3619500" cy="3695700"/>
            <wp:effectExtent l="0" t="0" r="1270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31 at 10.11.34.png"/>
                    <pic:cNvPicPr/>
                  </pic:nvPicPr>
                  <pic:blipFill>
                    <a:blip r:embed="rId13">
                      <a:extLst>
                        <a:ext uri="{28A0092B-C50C-407E-A947-70E740481C1C}">
                          <a14:useLocalDpi xmlns:a14="http://schemas.microsoft.com/office/drawing/2010/main" val="0"/>
                        </a:ext>
                      </a:extLst>
                    </a:blip>
                    <a:stretch>
                      <a:fillRect/>
                    </a:stretch>
                  </pic:blipFill>
                  <pic:spPr>
                    <a:xfrm>
                      <a:off x="0" y="0"/>
                      <a:ext cx="3619500" cy="3695700"/>
                    </a:xfrm>
                    <a:prstGeom prst="rect">
                      <a:avLst/>
                    </a:prstGeom>
                  </pic:spPr>
                </pic:pic>
              </a:graphicData>
            </a:graphic>
          </wp:inline>
        </w:drawing>
      </w:r>
    </w:p>
    <w:p w14:paraId="5D4F8055" w14:textId="77777777" w:rsidR="002724B3" w:rsidRDefault="002724B3" w:rsidP="002724B3">
      <w:pPr>
        <w:jc w:val="center"/>
      </w:pPr>
    </w:p>
    <w:p w14:paraId="4DFB2C4C" w14:textId="77777777" w:rsidR="00946CBB" w:rsidRDefault="00946CBB">
      <w:pPr>
        <w:pStyle w:val="Heading3"/>
        <w:rPr>
          <w:ins w:id="206" w:author="nicholas ward" w:date="2017-02-01T15:43:00Z"/>
        </w:rPr>
        <w:pPrChange w:id="207" w:author="nicholas ward" w:date="2017-02-01T15:43:00Z">
          <w:pPr>
            <w:jc w:val="both"/>
          </w:pPr>
        </w:pPrChange>
      </w:pPr>
      <w:ins w:id="208" w:author="nicholas ward" w:date="2017-02-01T15:44:00Z">
        <w:r>
          <w:t xml:space="preserve">A small aside: </w:t>
        </w:r>
      </w:ins>
      <w:ins w:id="209" w:author="nicholas ward" w:date="2017-02-01T15:43:00Z">
        <w:r>
          <w:t>Send and Receive in PD</w:t>
        </w:r>
      </w:ins>
    </w:p>
    <w:p w14:paraId="37DF3D45" w14:textId="77777777" w:rsidR="0019709E" w:rsidRDefault="0019709E" w:rsidP="00F27DDA">
      <w:pPr>
        <w:jc w:val="both"/>
        <w:rPr>
          <w:ins w:id="210" w:author="nicholas ward" w:date="2017-02-01T15:40:00Z"/>
        </w:rPr>
      </w:pPr>
      <w:ins w:id="211" w:author="nicholas ward" w:date="2017-02-01T15:39:00Z">
        <w:r>
          <w:t xml:space="preserve">Note the [s ] and [r ] objects. S is short for send and r is short for receive. In pd </w:t>
        </w:r>
        <w:r w:rsidR="00946CBB">
          <w:t>we</w:t>
        </w:r>
        <w:r>
          <w:t xml:space="preserve"> can use a </w:t>
        </w:r>
      </w:ins>
      <w:ins w:id="212" w:author="nicholas ward" w:date="2017-02-01T15:42:00Z">
        <w:r w:rsidR="00946CBB">
          <w:t>[</w:t>
        </w:r>
      </w:ins>
      <w:ins w:id="213" w:author="nicholas ward" w:date="2017-02-01T15:39:00Z">
        <w:r>
          <w:t>send</w:t>
        </w:r>
      </w:ins>
      <w:ins w:id="214" w:author="nicholas ward" w:date="2017-02-01T15:42:00Z">
        <w:r w:rsidR="00946CBB">
          <w:t xml:space="preserve"> ]</w:t>
        </w:r>
      </w:ins>
      <w:ins w:id="215" w:author="nicholas ward" w:date="2017-02-01T15:39:00Z">
        <w:r>
          <w:t xml:space="preserve"> and </w:t>
        </w:r>
      </w:ins>
      <w:ins w:id="216" w:author="nicholas ward" w:date="2017-02-01T15:42:00Z">
        <w:r w:rsidR="00946CBB">
          <w:t>[</w:t>
        </w:r>
      </w:ins>
      <w:ins w:id="217" w:author="nicholas ward" w:date="2017-02-01T15:39:00Z">
        <w:r>
          <w:t>receive</w:t>
        </w:r>
      </w:ins>
      <w:ins w:id="218" w:author="nicholas ward" w:date="2017-02-01T15:42:00Z">
        <w:r w:rsidR="00946CBB">
          <w:t xml:space="preserve"> ]</w:t>
        </w:r>
      </w:ins>
      <w:ins w:id="219" w:author="nicholas ward" w:date="2017-02-01T15:39:00Z">
        <w:r>
          <w:t xml:space="preserve"> pair instad of a patch chord. </w:t>
        </w:r>
      </w:ins>
      <w:ins w:id="220" w:author="nicholas ward" w:date="2017-02-01T15:43:00Z">
        <w:r w:rsidR="00946CBB">
          <w:t xml:space="preserve">Look at the next figure. </w:t>
        </w:r>
      </w:ins>
      <w:ins w:id="221" w:author="nicholas ward" w:date="2017-02-01T15:39:00Z">
        <w:r>
          <w:t xml:space="preserve">Any </w:t>
        </w:r>
      </w:ins>
      <w:ins w:id="222" w:author="nicholas ward" w:date="2017-02-01T15:40:00Z">
        <w:r>
          <w:t>messages sent into [s cat] will arrive at the outlet of [r cat].</w:t>
        </w:r>
      </w:ins>
    </w:p>
    <w:p w14:paraId="0A3E5BDB" w14:textId="77777777" w:rsidR="0019709E" w:rsidRDefault="0019709E" w:rsidP="00F27DDA">
      <w:pPr>
        <w:jc w:val="both"/>
        <w:rPr>
          <w:ins w:id="223" w:author="nicholas ward" w:date="2017-02-01T15:42:00Z"/>
        </w:rPr>
      </w:pPr>
    </w:p>
    <w:p w14:paraId="1556A798" w14:textId="77777777" w:rsidR="00946CBB" w:rsidRDefault="00946CBB" w:rsidP="00F27DDA">
      <w:pPr>
        <w:jc w:val="both"/>
        <w:rPr>
          <w:ins w:id="224" w:author="nicholas ward" w:date="2017-02-01T15:39:00Z"/>
        </w:rPr>
      </w:pPr>
      <w:ins w:id="225" w:author="nicholas ward" w:date="2017-02-01T15:42:00Z">
        <w:r>
          <w:rPr>
            <w:noProof/>
            <w:lang w:val="en-US"/>
          </w:rPr>
          <w:drawing>
            <wp:inline distT="0" distB="0" distL="0" distR="0" wp14:anchorId="478E4CA4" wp14:editId="391F193A">
              <wp:extent cx="3771900" cy="2855015"/>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2147" cy="2855202"/>
                      </a:xfrm>
                      <a:prstGeom prst="rect">
                        <a:avLst/>
                      </a:prstGeom>
                      <a:noFill/>
                      <a:ln>
                        <a:noFill/>
                      </a:ln>
                    </pic:spPr>
                  </pic:pic>
                </a:graphicData>
              </a:graphic>
            </wp:inline>
          </w:drawing>
        </w:r>
      </w:ins>
    </w:p>
    <w:p w14:paraId="38682D30" w14:textId="77777777" w:rsidR="0019709E" w:rsidRDefault="0019709E" w:rsidP="00F27DDA">
      <w:pPr>
        <w:jc w:val="both"/>
        <w:rPr>
          <w:ins w:id="226" w:author="nicholas ward" w:date="2017-02-01T15:39:00Z"/>
        </w:rPr>
      </w:pPr>
    </w:p>
    <w:p w14:paraId="0F9A6268" w14:textId="77777777" w:rsidR="00946CBB" w:rsidRDefault="00946CBB" w:rsidP="00F27DDA">
      <w:pPr>
        <w:jc w:val="both"/>
        <w:rPr>
          <w:ins w:id="227" w:author="nicholas ward" w:date="2017-02-01T15:44:00Z"/>
        </w:rPr>
      </w:pPr>
    </w:p>
    <w:p w14:paraId="30BDECB3" w14:textId="77777777" w:rsidR="00946CBB" w:rsidRDefault="00946CBB" w:rsidP="00F27DDA">
      <w:pPr>
        <w:jc w:val="both"/>
        <w:rPr>
          <w:ins w:id="228" w:author="nicholas ward" w:date="2017-02-01T15:47:00Z"/>
        </w:rPr>
      </w:pPr>
      <w:ins w:id="229" w:author="nicholas ward" w:date="2017-02-01T15:44:00Z">
        <w:r>
          <w:t>If this patch were loaded into an android app we could send data into it by addressing the re</w:t>
        </w:r>
      </w:ins>
      <w:ins w:id="230" w:author="nicholas ward" w:date="2017-02-01T15:46:00Z">
        <w:r>
          <w:t>c</w:t>
        </w:r>
      </w:ins>
      <w:ins w:id="231" w:author="nicholas ward" w:date="2017-02-01T15:44:00Z">
        <w:r>
          <w:t xml:space="preserve">eive objects. Another way to say this is that the pd patch receives data from </w:t>
        </w:r>
      </w:ins>
      <w:ins w:id="232" w:author="nicholas ward" w:date="2017-02-01T15:45:00Z">
        <w:r>
          <w:t>the</w:t>
        </w:r>
      </w:ins>
      <w:ins w:id="233" w:author="nicholas ward" w:date="2017-02-01T15:44:00Z">
        <w:r>
          <w:t xml:space="preserve"> </w:t>
        </w:r>
      </w:ins>
      <w:ins w:id="234" w:author="nicholas ward" w:date="2017-02-01T15:45:00Z">
        <w:r>
          <w:t>android app that it is loaded in via receive  objects.</w:t>
        </w:r>
      </w:ins>
    </w:p>
    <w:p w14:paraId="012E5C5C" w14:textId="77777777" w:rsidR="00946CBB" w:rsidRDefault="00946CBB" w:rsidP="00F27DDA">
      <w:pPr>
        <w:jc w:val="both"/>
        <w:rPr>
          <w:ins w:id="235" w:author="nicholas ward" w:date="2017-02-01T15:46:00Z"/>
        </w:rPr>
      </w:pPr>
    </w:p>
    <w:p w14:paraId="6A99D3EA" w14:textId="77777777" w:rsidR="00946CBB" w:rsidRDefault="00946CBB" w:rsidP="00F27DDA">
      <w:pPr>
        <w:jc w:val="both"/>
        <w:rPr>
          <w:ins w:id="236" w:author="nicholas ward" w:date="2017-02-01T15:48:00Z"/>
        </w:rPr>
      </w:pPr>
      <w:ins w:id="237" w:author="nicholas ward" w:date="2017-02-01T15:46:00Z">
        <w:r>
          <w:t>Lets look at out synth.pd patch again. Note the [r freq] object. The GUI of the app can send data to this receive object. This data will emerge from the [receive ] objects outlet.</w:t>
        </w:r>
      </w:ins>
    </w:p>
    <w:p w14:paraId="2A63B571" w14:textId="77777777" w:rsidR="00946CBB" w:rsidRDefault="00946CBB" w:rsidP="00F27DDA">
      <w:pPr>
        <w:jc w:val="both"/>
        <w:rPr>
          <w:ins w:id="238" w:author="nicholas ward" w:date="2017-02-01T15:47:00Z"/>
        </w:rPr>
      </w:pPr>
    </w:p>
    <w:p w14:paraId="4E34718A" w14:textId="77777777" w:rsidR="00946CBB" w:rsidRDefault="00946CBB" w:rsidP="00946CBB">
      <w:pPr>
        <w:jc w:val="both"/>
        <w:rPr>
          <w:ins w:id="239" w:author="nicholas ward" w:date="2017-02-01T15:48:00Z"/>
        </w:rPr>
      </w:pPr>
      <w:ins w:id="240" w:author="nicholas ward" w:date="2017-02-01T15:47:00Z">
        <w:r>
          <w:t>What othe</w:t>
        </w:r>
      </w:ins>
      <w:ins w:id="241" w:author="nicholas ward" w:date="2017-02-01T15:48:00Z">
        <w:r>
          <w:t>r</w:t>
        </w:r>
      </w:ins>
      <w:ins w:id="242" w:author="nicholas ward" w:date="2017-02-01T15:47:00Z">
        <w:r>
          <w:t xml:space="preserve"> [r</w:t>
        </w:r>
      </w:ins>
      <w:ins w:id="243" w:author="nicholas ward" w:date="2017-02-01T15:49:00Z">
        <w:r>
          <w:t xml:space="preserve"> </w:t>
        </w:r>
      </w:ins>
      <w:ins w:id="244" w:author="nicholas ward" w:date="2017-02-01T15:47:00Z">
        <w:r>
          <w:t xml:space="preserve">] objects are there in synth.pd? Which GUI object on the app </w:t>
        </w:r>
      </w:ins>
      <w:ins w:id="245" w:author="nicholas ward" w:date="2017-02-01T15:48:00Z">
        <w:r>
          <w:t>s</w:t>
        </w:r>
      </w:ins>
      <w:ins w:id="246" w:author="nicholas ward" w:date="2017-02-01T15:47:00Z">
        <w:r>
          <w:t>ends data t</w:t>
        </w:r>
      </w:ins>
      <w:ins w:id="247" w:author="nicholas ward" w:date="2017-02-01T15:48:00Z">
        <w:r>
          <w:t>o</w:t>
        </w:r>
      </w:ins>
      <w:ins w:id="248" w:author="nicholas ward" w:date="2017-02-01T15:47:00Z">
        <w:r>
          <w:t xml:space="preserve"> </w:t>
        </w:r>
      </w:ins>
      <w:ins w:id="249" w:author="nicholas ward" w:date="2017-02-01T15:48:00Z">
        <w:r>
          <w:t>[r amp] ?</w:t>
        </w:r>
      </w:ins>
      <w:ins w:id="250" w:author="nicholas ward" w:date="2017-02-01T15:49:00Z">
        <w:r>
          <w:t xml:space="preserve">   </w:t>
        </w:r>
      </w:ins>
      <w:ins w:id="251" w:author="nicholas ward" w:date="2017-02-01T15:48:00Z">
        <w:r>
          <w:t>Which GUI object on the app sends data to [r onOff] ?</w:t>
        </w:r>
      </w:ins>
    </w:p>
    <w:p w14:paraId="4CF48B88" w14:textId="77777777" w:rsidR="00946CBB" w:rsidRDefault="00946CBB" w:rsidP="00F27DDA">
      <w:pPr>
        <w:jc w:val="both"/>
        <w:rPr>
          <w:ins w:id="252" w:author="nicholas ward" w:date="2017-02-01T15:45:00Z"/>
        </w:rPr>
      </w:pPr>
    </w:p>
    <w:p w14:paraId="5C99B66C" w14:textId="77777777" w:rsidR="00946CBB" w:rsidRDefault="00946CBB">
      <w:pPr>
        <w:pStyle w:val="Heading3"/>
        <w:rPr>
          <w:ins w:id="253" w:author="nicholas ward" w:date="2017-02-01T15:44:00Z"/>
        </w:rPr>
        <w:pPrChange w:id="254" w:author="nicholas ward" w:date="2017-02-01T15:50:00Z">
          <w:pPr>
            <w:jc w:val="both"/>
          </w:pPr>
        </w:pPrChange>
      </w:pPr>
    </w:p>
    <w:p w14:paraId="0FF83B28" w14:textId="77777777" w:rsidR="002724B3" w:rsidDel="00946CBB" w:rsidRDefault="00946CBB">
      <w:pPr>
        <w:pStyle w:val="Heading3"/>
        <w:rPr>
          <w:del w:id="255" w:author="nicholas ward" w:date="2017-02-01T15:44:00Z"/>
        </w:rPr>
        <w:pPrChange w:id="256" w:author="nicholas ward" w:date="2017-02-01T15:50:00Z">
          <w:pPr>
            <w:jc w:val="both"/>
          </w:pPr>
        </w:pPrChange>
      </w:pPr>
      <w:ins w:id="257" w:author="nicholas ward" w:date="2017-02-01T15:50:00Z">
        <w:r>
          <w:t>Lets Edit the synth.pd patch and then test it in our app</w:t>
        </w:r>
      </w:ins>
      <w:commentRangeStart w:id="258"/>
      <w:del w:id="259" w:author="nicholas ward" w:date="2017-02-01T15:44:00Z">
        <w:r w:rsidR="002724B3" w:rsidDel="00946CBB">
          <w:delText xml:space="preserve">This is a simple synth patch with an oscillator defaulted to 440hz. I have 3 send events, 3 receive events. </w:delText>
        </w:r>
        <w:r w:rsidR="00F27DDA" w:rsidDel="00946CBB">
          <w:delText xml:space="preserve">The receive events are what we send data to from the android app. You will see later in the code “freq”,”amp”, “onOff” when specifying what receiveEvent we want to work with. </w:delText>
        </w:r>
        <w:commentRangeEnd w:id="258"/>
        <w:r w:rsidR="0019709E" w:rsidDel="00946CBB">
          <w:rPr>
            <w:rStyle w:val="CommentReference"/>
          </w:rPr>
          <w:commentReference w:id="258"/>
        </w:r>
      </w:del>
    </w:p>
    <w:p w14:paraId="410232EA" w14:textId="77777777" w:rsidR="00F27DDA" w:rsidRDefault="00F27DDA">
      <w:pPr>
        <w:pStyle w:val="Heading3"/>
        <w:pPrChange w:id="260" w:author="nicholas ward" w:date="2017-02-01T15:50:00Z">
          <w:pPr>
            <w:jc w:val="both"/>
          </w:pPr>
        </w:pPrChange>
      </w:pPr>
    </w:p>
    <w:p w14:paraId="0C681C7E" w14:textId="77777777" w:rsidR="00F27DDA" w:rsidRDefault="004116B9" w:rsidP="00F27DDA">
      <w:pPr>
        <w:jc w:val="both"/>
      </w:pPr>
      <w:r>
        <w:t>2.</w:t>
      </w:r>
      <w:r w:rsidR="00EC6C81">
        <w:t>5</w:t>
      </w:r>
      <w:r>
        <w:t>.</w:t>
      </w:r>
      <w:r w:rsidR="00F27DDA">
        <w:t xml:space="preserve"> </w:t>
      </w:r>
      <w:r>
        <w:t xml:space="preserve"> </w:t>
      </w:r>
      <w:r w:rsidR="00EC6C81">
        <w:tab/>
      </w:r>
      <w:r w:rsidR="00F27DDA">
        <w:t xml:space="preserve">Change the </w:t>
      </w:r>
      <w:ins w:id="261" w:author="nicholas ward" w:date="2017-02-01T15:33:00Z">
        <w:r w:rsidR="0019709E">
          <w:t xml:space="preserve">default </w:t>
        </w:r>
      </w:ins>
      <w:r>
        <w:t>frequency of the oscillator to 100Hz.</w:t>
      </w:r>
    </w:p>
    <w:p w14:paraId="1119CD51" w14:textId="77777777" w:rsidR="004116B9" w:rsidRDefault="004116B9" w:rsidP="00F27DDA">
      <w:pPr>
        <w:jc w:val="both"/>
      </w:pPr>
      <w:r>
        <w:t>2.</w:t>
      </w:r>
      <w:r w:rsidR="00EC6C81">
        <w:t>6</w:t>
      </w:r>
      <w:r>
        <w:t xml:space="preserve">.  </w:t>
      </w:r>
      <w:r w:rsidR="00EC6C81">
        <w:tab/>
      </w:r>
      <w:r>
        <w:t>Save the patch.</w:t>
      </w:r>
    </w:p>
    <w:p w14:paraId="25E6511A" w14:textId="77777777" w:rsidR="004116B9" w:rsidRDefault="004116B9" w:rsidP="00F27DDA">
      <w:pPr>
        <w:jc w:val="both"/>
      </w:pPr>
      <w:r>
        <w:t>2.</w:t>
      </w:r>
      <w:r w:rsidR="00EC6C81">
        <w:t>7</w:t>
      </w:r>
      <w:r>
        <w:t xml:space="preserve">.  </w:t>
      </w:r>
      <w:r w:rsidR="00EC6C81">
        <w:tab/>
      </w:r>
      <w:ins w:id="262" w:author="nicholas ward" w:date="2017-02-01T15:33:00Z">
        <w:r w:rsidR="0019709E">
          <w:t>In Finder select</w:t>
        </w:r>
      </w:ins>
      <w:del w:id="263" w:author="nicholas ward" w:date="2017-02-01T15:33:00Z">
        <w:r w:rsidDel="0019709E">
          <w:delText>Delete</w:delText>
        </w:r>
      </w:del>
      <w:r>
        <w:t xml:space="preserve"> the </w:t>
      </w:r>
      <w:ins w:id="264" w:author="nicholas ward" w:date="2017-02-01T15:51:00Z">
        <w:r w:rsidR="00946CBB">
          <w:t xml:space="preserve">existing </w:t>
        </w:r>
      </w:ins>
      <w:r>
        <w:t>synth.zip file</w:t>
      </w:r>
      <w:ins w:id="265" w:author="nicholas ward" w:date="2017-02-01T15:34:00Z">
        <w:r w:rsidR="0019709E">
          <w:t xml:space="preserve"> and delete it.</w:t>
        </w:r>
      </w:ins>
      <w:ins w:id="266" w:author="nicholas ward" w:date="2017-02-01T15:51:00Z">
        <w:r w:rsidR="00946CBB">
          <w:t xml:space="preserve"> (it contains the old unedited copy of synth.pd).</w:t>
        </w:r>
      </w:ins>
      <w:del w:id="267" w:author="nicholas ward" w:date="2017-02-01T15:34:00Z">
        <w:r w:rsidDel="0019709E">
          <w:delText>.</w:delText>
        </w:r>
      </w:del>
    </w:p>
    <w:p w14:paraId="0FC22086" w14:textId="77777777" w:rsidR="004116B9" w:rsidRDefault="004116B9" w:rsidP="00F27DDA">
      <w:pPr>
        <w:jc w:val="both"/>
      </w:pPr>
      <w:r>
        <w:t>2.</w:t>
      </w:r>
      <w:r w:rsidR="00EC6C81">
        <w:t>8</w:t>
      </w:r>
      <w:r>
        <w:t xml:space="preserve">.  </w:t>
      </w:r>
      <w:r w:rsidR="00EC6C81">
        <w:tab/>
      </w:r>
      <w:ins w:id="268" w:author="nicholas ward" w:date="2017-02-01T15:34:00Z">
        <w:r w:rsidR="0019709E">
          <w:t>Now create a new synth.zip file by r</w:t>
        </w:r>
      </w:ins>
      <w:del w:id="269" w:author="nicholas ward" w:date="2017-02-01T15:34:00Z">
        <w:r w:rsidDel="0019709E">
          <w:delText>R</w:delText>
        </w:r>
      </w:del>
      <w:r>
        <w:t>ight click</w:t>
      </w:r>
      <w:ins w:id="270" w:author="nicholas ward" w:date="2017-02-01T15:34:00Z">
        <w:r w:rsidR="0019709E">
          <w:t>ing on</w:t>
        </w:r>
      </w:ins>
      <w:r>
        <w:t xml:space="preserve"> the synth</w:t>
      </w:r>
      <w:ins w:id="271" w:author="nicholas ward" w:date="2017-02-01T15:34:00Z">
        <w:r w:rsidR="0019709E">
          <w:t>.pd</w:t>
        </w:r>
      </w:ins>
      <w:r>
        <w:t xml:space="preserve"> </w:t>
      </w:r>
      <w:del w:id="272" w:author="nicholas ward" w:date="2017-02-01T15:34:00Z">
        <w:r w:rsidDel="0019709E">
          <w:delText>patch</w:delText>
        </w:r>
      </w:del>
      <w:ins w:id="273" w:author="nicholas ward" w:date="2017-02-01T15:34:00Z">
        <w:r w:rsidR="0019709E">
          <w:t>file</w:t>
        </w:r>
      </w:ins>
      <w:r>
        <w:t xml:space="preserve">, and </w:t>
      </w:r>
      <w:del w:id="274" w:author="nicholas ward" w:date="2017-02-01T15:34:00Z">
        <w:r w:rsidDel="0019709E">
          <w:delText xml:space="preserve">click </w:delText>
        </w:r>
      </w:del>
      <w:ins w:id="275" w:author="nicholas ward" w:date="2017-02-01T15:34:00Z">
        <w:r w:rsidR="0019709E">
          <w:t xml:space="preserve">choosing </w:t>
        </w:r>
      </w:ins>
      <w:r>
        <w:t>“Compress synth.pd”.</w:t>
      </w:r>
    </w:p>
    <w:p w14:paraId="2566727F" w14:textId="77777777" w:rsidR="004116B9" w:rsidRDefault="004116B9" w:rsidP="00F27DDA">
      <w:pPr>
        <w:jc w:val="both"/>
      </w:pPr>
    </w:p>
    <w:p w14:paraId="6643465B" w14:textId="77777777" w:rsidR="004116B9" w:rsidRDefault="004116B9" w:rsidP="00F27DDA">
      <w:pPr>
        <w:jc w:val="both"/>
      </w:pPr>
      <w:r>
        <w:t>This will create a zip file called “synth.pd.zip”, we want to name it “synth.zip”</w:t>
      </w:r>
      <w:ins w:id="276" w:author="nicholas ward" w:date="2017-02-01T15:52:00Z">
        <w:r w:rsidR="000C03E8">
          <w:t xml:space="preserve"> as this is what the android app expects to find</w:t>
        </w:r>
      </w:ins>
      <w:r>
        <w:t>.</w:t>
      </w:r>
    </w:p>
    <w:p w14:paraId="3DEEF131" w14:textId="77777777" w:rsidR="004116B9" w:rsidRDefault="004116B9" w:rsidP="00F27DDA">
      <w:pPr>
        <w:jc w:val="both"/>
      </w:pPr>
    </w:p>
    <w:p w14:paraId="12A7C05E" w14:textId="77777777" w:rsidR="004116B9" w:rsidRDefault="004116B9" w:rsidP="001016D3">
      <w:pPr>
        <w:ind w:left="720" w:hanging="720"/>
        <w:jc w:val="both"/>
      </w:pPr>
      <w:r>
        <w:t>2.</w:t>
      </w:r>
      <w:r w:rsidR="00EC6C81">
        <w:t>9</w:t>
      </w:r>
      <w:r>
        <w:t xml:space="preserve">. </w:t>
      </w:r>
      <w:r w:rsidR="00EC6C81">
        <w:tab/>
      </w:r>
      <w:r>
        <w:t>Click once on synth.pd.zip and when the text field appears, rename it to “synth.zip”.</w:t>
      </w:r>
    </w:p>
    <w:p w14:paraId="488B8846" w14:textId="77777777" w:rsidR="007C4770" w:rsidRDefault="007C4770" w:rsidP="00F27DDA">
      <w:pPr>
        <w:jc w:val="both"/>
      </w:pPr>
    </w:p>
    <w:p w14:paraId="2BF7D320" w14:textId="77777777" w:rsidR="007C4770" w:rsidRDefault="007C4770" w:rsidP="00F27DDA">
      <w:pPr>
        <w:jc w:val="both"/>
      </w:pPr>
      <w:commentRangeStart w:id="277"/>
      <w:r>
        <w:t>2.</w:t>
      </w:r>
      <w:r w:rsidR="00EC6C81">
        <w:t>10</w:t>
      </w:r>
      <w:r>
        <w:t xml:space="preserve">. </w:t>
      </w:r>
      <w:r w:rsidR="00EC6C81">
        <w:tab/>
      </w:r>
      <w:r>
        <w:t>Delete synth.</w:t>
      </w:r>
      <w:commentRangeStart w:id="278"/>
      <w:r>
        <w:t>pd</w:t>
      </w:r>
      <w:commentRangeEnd w:id="277"/>
      <w:r w:rsidR="0019709E">
        <w:rPr>
          <w:rStyle w:val="CommentReference"/>
        </w:rPr>
        <w:commentReference w:id="277"/>
      </w:r>
      <w:commentRangeEnd w:id="278"/>
      <w:r w:rsidR="007B35AD">
        <w:rPr>
          <w:rStyle w:val="CommentReference"/>
        </w:rPr>
        <w:commentReference w:id="278"/>
      </w:r>
    </w:p>
    <w:p w14:paraId="5D6B4977" w14:textId="77777777" w:rsidR="004116B9" w:rsidRDefault="004116B9" w:rsidP="00F27DDA">
      <w:pPr>
        <w:jc w:val="both"/>
      </w:pPr>
    </w:p>
    <w:p w14:paraId="77EE4812" w14:textId="77777777" w:rsidR="00EC6C81" w:rsidRDefault="004116B9" w:rsidP="00F27DDA">
      <w:pPr>
        <w:jc w:val="both"/>
      </w:pPr>
      <w:r>
        <w:t>2.</w:t>
      </w:r>
      <w:r w:rsidR="00EC6C81">
        <w:t>11</w:t>
      </w:r>
      <w:r>
        <w:t xml:space="preserve">. </w:t>
      </w:r>
      <w:r w:rsidR="00EC6C81">
        <w:tab/>
      </w:r>
      <w:r>
        <w:t>Go back to Android Studio</w:t>
      </w:r>
      <w:r w:rsidR="00EC6C81">
        <w:t>.</w:t>
      </w:r>
    </w:p>
    <w:p w14:paraId="0B4FE5AF" w14:textId="77777777" w:rsidR="004116B9" w:rsidRDefault="00EC6C81" w:rsidP="00F27DDA">
      <w:pPr>
        <w:jc w:val="both"/>
      </w:pPr>
      <w:r>
        <w:t>2.12.</w:t>
      </w:r>
      <w:r>
        <w:tab/>
        <w:t>R</w:t>
      </w:r>
      <w:r w:rsidR="004116B9">
        <w:t>un the app</w:t>
      </w:r>
      <w:ins w:id="279" w:author="nicholas ward" w:date="2017-02-01T15:35:00Z">
        <w:r w:rsidR="0019709E">
          <w:t>.</w:t>
        </w:r>
      </w:ins>
      <w:r w:rsidR="004116B9">
        <w:t xml:space="preserve"> </w:t>
      </w:r>
      <w:del w:id="280" w:author="nicholas ward" w:date="2017-02-01T15:35:00Z">
        <w:r w:rsidR="004116B9" w:rsidDel="0019709E">
          <w:delText xml:space="preserve">and see if </w:delText>
        </w:r>
      </w:del>
      <w:ins w:id="281" w:author="nicholas ward" w:date="2017-02-01T15:35:00Z">
        <w:r w:rsidR="0019709E">
          <w:t>T</w:t>
        </w:r>
      </w:ins>
      <w:del w:id="282" w:author="nicholas ward" w:date="2017-02-01T15:35:00Z">
        <w:r w:rsidR="004116B9" w:rsidDel="0019709E">
          <w:delText>t</w:delText>
        </w:r>
      </w:del>
      <w:r w:rsidR="004116B9">
        <w:t>he default tone</w:t>
      </w:r>
      <w:ins w:id="283" w:author="nicholas ward" w:date="2017-02-01T15:36:00Z">
        <w:r w:rsidR="000C03E8">
          <w:t xml:space="preserve"> that we hear</w:t>
        </w:r>
        <w:r w:rsidR="0019709E">
          <w:t xml:space="preserve"> when</w:t>
        </w:r>
      </w:ins>
      <w:r w:rsidR="004116B9">
        <w:t xml:space="preserve"> </w:t>
      </w:r>
      <w:ins w:id="284" w:author="nicholas ward" w:date="2017-02-01T15:36:00Z">
        <w:r w:rsidR="0019709E">
          <w:t xml:space="preserve">the on/off </w:t>
        </w:r>
      </w:ins>
      <w:del w:id="285" w:author="nicholas ward" w:date="2017-02-01T15:36:00Z">
        <w:r w:rsidR="004116B9" w:rsidDel="0019709E">
          <w:delText xml:space="preserve">has </w:delText>
        </w:r>
      </w:del>
      <w:r w:rsidR="004116B9">
        <w:t xml:space="preserve">switch </w:t>
      </w:r>
      <w:del w:id="286" w:author="nicholas ward" w:date="2017-02-01T15:36:00Z">
        <w:r w:rsidR="004116B9" w:rsidDel="0019709E">
          <w:delText xml:space="preserve">when the on/off button </w:delText>
        </w:r>
      </w:del>
      <w:r w:rsidR="004116B9">
        <w:t>is clicked</w:t>
      </w:r>
      <w:ins w:id="287" w:author="nicholas ward" w:date="2017-02-01T15:36:00Z">
        <w:r w:rsidR="0019709E">
          <w:t xml:space="preserve"> </w:t>
        </w:r>
      </w:ins>
      <w:ins w:id="288" w:author="nicholas ward" w:date="2017-02-01T15:53:00Z">
        <w:r w:rsidR="000C03E8">
          <w:t xml:space="preserve">on </w:t>
        </w:r>
      </w:ins>
      <w:ins w:id="289" w:author="nicholas ward" w:date="2017-02-01T15:36:00Z">
        <w:r w:rsidR="0019709E">
          <w:t>should now be 100hz. Is it?</w:t>
        </w:r>
      </w:ins>
      <w:del w:id="290" w:author="nicholas ward" w:date="2017-02-01T15:36:00Z">
        <w:r w:rsidR="004116B9" w:rsidDel="0019709E">
          <w:delText>!</w:delText>
        </w:r>
      </w:del>
    </w:p>
    <w:p w14:paraId="132B29E4" w14:textId="77777777" w:rsidR="00F27DDA" w:rsidRDefault="00F27DDA" w:rsidP="00F27DDA">
      <w:pPr>
        <w:jc w:val="both"/>
      </w:pPr>
    </w:p>
    <w:p w14:paraId="79F2D5F5" w14:textId="77777777" w:rsidR="00F27DDA" w:rsidRDefault="00F27DDA" w:rsidP="00F27DDA">
      <w:pPr>
        <w:jc w:val="both"/>
      </w:pPr>
    </w:p>
    <w:p w14:paraId="740718CE" w14:textId="77777777" w:rsidR="001D459B" w:rsidRDefault="001D459B" w:rsidP="00F27DDA">
      <w:pPr>
        <w:jc w:val="both"/>
      </w:pPr>
    </w:p>
    <w:p w14:paraId="4F4F79F7" w14:textId="77777777" w:rsidR="001D459B" w:rsidRDefault="001D459B" w:rsidP="00F27DDA">
      <w:pPr>
        <w:jc w:val="both"/>
      </w:pPr>
    </w:p>
    <w:p w14:paraId="3706DE8F" w14:textId="77777777" w:rsidR="001D459B" w:rsidRDefault="001D459B" w:rsidP="00F27DDA">
      <w:pPr>
        <w:jc w:val="both"/>
      </w:pPr>
    </w:p>
    <w:p w14:paraId="1D94E805" w14:textId="77777777" w:rsidR="001D459B" w:rsidRDefault="001D459B" w:rsidP="00F27DDA">
      <w:pPr>
        <w:jc w:val="both"/>
      </w:pPr>
    </w:p>
    <w:p w14:paraId="7495DA03" w14:textId="77777777" w:rsidR="00791D87" w:rsidRDefault="00532BF0" w:rsidP="00532BF0">
      <w:pPr>
        <w:pStyle w:val="Heading3"/>
      </w:pPr>
      <w:r>
        <w:t xml:space="preserve">Part 2b: Extending </w:t>
      </w:r>
      <w:del w:id="291" w:author="nicholas ward" w:date="2017-02-01T15:36:00Z">
        <w:r w:rsidDel="0019709E">
          <w:delText>Pure Data</w:delText>
        </w:r>
      </w:del>
      <w:ins w:id="292" w:author="nicholas ward" w:date="2017-02-01T15:36:00Z">
        <w:r w:rsidR="0019709E">
          <w:t>our PD Patch and App</w:t>
        </w:r>
      </w:ins>
    </w:p>
    <w:p w14:paraId="33D988E5" w14:textId="77777777" w:rsidR="00532BF0" w:rsidRDefault="00532BF0" w:rsidP="00532BF0"/>
    <w:p w14:paraId="3B6590EF" w14:textId="77777777" w:rsidR="005D69AF" w:rsidRDefault="005D69AF" w:rsidP="005D69AF">
      <w:pPr>
        <w:widowControl w:val="0"/>
        <w:autoSpaceDE w:val="0"/>
        <w:autoSpaceDN w:val="0"/>
        <w:adjustRightInd w:val="0"/>
        <w:rPr>
          <w:ins w:id="293" w:author="nicholas ward" w:date="2017-02-01T15:38:00Z"/>
          <w:rFonts w:cs="Helvetica"/>
          <w:lang w:val="en-US"/>
        </w:rPr>
      </w:pPr>
      <w:r w:rsidRPr="005D69AF">
        <w:rPr>
          <w:rFonts w:cs="Helvetica"/>
          <w:lang w:val="en-US"/>
        </w:rPr>
        <w:t>Lets extend the app so that we can control two oscillators.</w:t>
      </w:r>
      <w:ins w:id="294" w:author="nicholas ward" w:date="2017-02-01T15:36:00Z">
        <w:r w:rsidR="0019709E">
          <w:rPr>
            <w:rFonts w:cs="Helvetica"/>
            <w:lang w:val="en-US"/>
          </w:rPr>
          <w:t xml:space="preserve"> We’ll need to edit the PD patch</w:t>
        </w:r>
      </w:ins>
      <w:ins w:id="295" w:author="nicholas ward" w:date="2017-02-01T15:37:00Z">
        <w:r w:rsidR="0019709E">
          <w:rPr>
            <w:rFonts w:cs="Helvetica"/>
            <w:lang w:val="en-US"/>
          </w:rPr>
          <w:t>. We’ll also need to add some new GUI objects to our app to control the new parts of our patch.</w:t>
        </w:r>
      </w:ins>
    </w:p>
    <w:p w14:paraId="4275EF33" w14:textId="77777777" w:rsidR="0019709E" w:rsidRDefault="0019709E" w:rsidP="005D69AF">
      <w:pPr>
        <w:widowControl w:val="0"/>
        <w:autoSpaceDE w:val="0"/>
        <w:autoSpaceDN w:val="0"/>
        <w:adjustRightInd w:val="0"/>
        <w:rPr>
          <w:ins w:id="296" w:author="nicholas ward" w:date="2017-02-01T15:38:00Z"/>
          <w:rFonts w:cs="Helvetica"/>
          <w:lang w:val="en-US"/>
        </w:rPr>
      </w:pPr>
    </w:p>
    <w:p w14:paraId="41665137" w14:textId="77777777" w:rsidR="0019709E" w:rsidRDefault="0019709E" w:rsidP="005D69AF">
      <w:pPr>
        <w:widowControl w:val="0"/>
        <w:autoSpaceDE w:val="0"/>
        <w:autoSpaceDN w:val="0"/>
        <w:adjustRightInd w:val="0"/>
        <w:rPr>
          <w:rFonts w:cs="Helvetica"/>
          <w:lang w:val="en-US"/>
        </w:rPr>
      </w:pPr>
      <w:ins w:id="297" w:author="nicholas ward" w:date="2017-02-01T15:38:00Z">
        <w:r>
          <w:rPr>
            <w:rFonts w:cs="Helvetica"/>
            <w:lang w:val="en-US"/>
          </w:rPr>
          <w:t>Lets edit the PD patch first.</w:t>
        </w:r>
      </w:ins>
    </w:p>
    <w:p w14:paraId="0D469515" w14:textId="77777777" w:rsidR="005D69AF" w:rsidRPr="005D69AF" w:rsidRDefault="005D69AF" w:rsidP="005D69AF">
      <w:pPr>
        <w:widowControl w:val="0"/>
        <w:autoSpaceDE w:val="0"/>
        <w:autoSpaceDN w:val="0"/>
        <w:adjustRightInd w:val="0"/>
        <w:rPr>
          <w:rFonts w:cs="Helvetica"/>
          <w:lang w:val="en-US"/>
        </w:rPr>
      </w:pPr>
    </w:p>
    <w:p w14:paraId="67D201E5" w14:textId="77777777" w:rsidR="005D69AF" w:rsidRPr="005D69AF" w:rsidRDefault="005D69AF" w:rsidP="005D69AF">
      <w:pPr>
        <w:widowControl w:val="0"/>
        <w:autoSpaceDE w:val="0"/>
        <w:autoSpaceDN w:val="0"/>
        <w:adjustRightInd w:val="0"/>
        <w:rPr>
          <w:rFonts w:cs="Helvetica"/>
          <w:lang w:val="en-US"/>
        </w:rPr>
      </w:pPr>
      <w:r>
        <w:rPr>
          <w:rFonts w:cs="Helvetica"/>
          <w:lang w:val="en-US"/>
        </w:rPr>
        <w:t xml:space="preserve">2b.1. </w:t>
      </w:r>
      <w:r w:rsidR="00AA0E0F">
        <w:rPr>
          <w:rFonts w:cs="Helvetica"/>
          <w:lang w:val="en-US"/>
        </w:rPr>
        <w:tab/>
      </w:r>
      <w:proofErr w:type="gramStart"/>
      <w:r>
        <w:rPr>
          <w:rFonts w:cs="Helvetica"/>
          <w:lang w:val="en-US"/>
        </w:rPr>
        <w:t>L</w:t>
      </w:r>
      <w:r w:rsidRPr="005D69AF">
        <w:rPr>
          <w:rFonts w:cs="Helvetica"/>
          <w:lang w:val="en-US"/>
        </w:rPr>
        <w:t>ocate</w:t>
      </w:r>
      <w:proofErr w:type="gramEnd"/>
      <w:r w:rsidRPr="005D69AF">
        <w:rPr>
          <w:rFonts w:cs="Helvetica"/>
          <w:lang w:val="en-US"/>
        </w:rPr>
        <w:t xml:space="preserve"> the raw folder</w:t>
      </w:r>
      <w:r>
        <w:rPr>
          <w:rFonts w:cs="Helvetica"/>
          <w:lang w:val="en-US"/>
        </w:rPr>
        <w:t xml:space="preserve"> in Android Studio.</w:t>
      </w:r>
    </w:p>
    <w:p w14:paraId="7E9FA207" w14:textId="77777777" w:rsidR="005D69AF" w:rsidRDefault="005D69AF" w:rsidP="005D69AF">
      <w:pPr>
        <w:widowControl w:val="0"/>
        <w:autoSpaceDE w:val="0"/>
        <w:autoSpaceDN w:val="0"/>
        <w:adjustRightInd w:val="0"/>
        <w:rPr>
          <w:rFonts w:cs="Helvetica"/>
          <w:lang w:val="en-US"/>
        </w:rPr>
      </w:pPr>
    </w:p>
    <w:p w14:paraId="4D17DFB4" w14:textId="77777777" w:rsidR="005D69AF" w:rsidRPr="005D69AF" w:rsidRDefault="005D69AF" w:rsidP="005D69AF">
      <w:pPr>
        <w:widowControl w:val="0"/>
        <w:autoSpaceDE w:val="0"/>
        <w:autoSpaceDN w:val="0"/>
        <w:adjustRightInd w:val="0"/>
        <w:rPr>
          <w:rFonts w:cs="Helvetica"/>
          <w:lang w:val="en-US"/>
        </w:rPr>
      </w:pPr>
      <w:r>
        <w:rPr>
          <w:rFonts w:cs="Helvetica"/>
          <w:lang w:val="en-US"/>
        </w:rPr>
        <w:t>2b.2</w:t>
      </w:r>
      <w:r w:rsidR="00597B38">
        <w:rPr>
          <w:rFonts w:cs="Helvetica"/>
          <w:lang w:val="en-US"/>
        </w:rPr>
        <w:t>.</w:t>
      </w:r>
      <w:r>
        <w:rPr>
          <w:rFonts w:cs="Helvetica"/>
          <w:lang w:val="en-US"/>
        </w:rPr>
        <w:t xml:space="preserve"> </w:t>
      </w:r>
      <w:r w:rsidR="00AA0E0F">
        <w:rPr>
          <w:rFonts w:cs="Helvetica"/>
          <w:lang w:val="en-US"/>
        </w:rPr>
        <w:tab/>
      </w:r>
      <w:r>
        <w:rPr>
          <w:rFonts w:cs="Helvetica"/>
          <w:lang w:val="en-US"/>
        </w:rPr>
        <w:t>R</w:t>
      </w:r>
      <w:r w:rsidRPr="005D69AF">
        <w:rPr>
          <w:rFonts w:cs="Helvetica"/>
          <w:lang w:val="en-US"/>
        </w:rPr>
        <w:t xml:space="preserve">ight click and locate </w:t>
      </w:r>
      <w:r>
        <w:rPr>
          <w:rFonts w:cs="Helvetica"/>
          <w:lang w:val="en-US"/>
        </w:rPr>
        <w:t>th</w:t>
      </w:r>
      <w:r w:rsidRPr="005D69AF">
        <w:rPr>
          <w:rFonts w:cs="Helvetica"/>
          <w:lang w:val="en-US"/>
        </w:rPr>
        <w:t xml:space="preserve">e </w:t>
      </w:r>
      <w:r>
        <w:rPr>
          <w:rFonts w:cs="Helvetica"/>
          <w:lang w:val="en-US"/>
        </w:rPr>
        <w:t>synth.zip</w:t>
      </w:r>
      <w:r w:rsidRPr="005D69AF">
        <w:rPr>
          <w:rFonts w:cs="Helvetica"/>
          <w:lang w:val="en-US"/>
        </w:rPr>
        <w:t xml:space="preserve"> in finder</w:t>
      </w:r>
      <w:r>
        <w:rPr>
          <w:rFonts w:cs="Helvetica"/>
          <w:lang w:val="en-US"/>
        </w:rPr>
        <w:t>.</w:t>
      </w:r>
    </w:p>
    <w:p w14:paraId="27EDCB4B" w14:textId="77777777" w:rsidR="005D69AF" w:rsidRDefault="005D69AF" w:rsidP="005D69AF">
      <w:pPr>
        <w:widowControl w:val="0"/>
        <w:autoSpaceDE w:val="0"/>
        <w:autoSpaceDN w:val="0"/>
        <w:adjustRightInd w:val="0"/>
        <w:rPr>
          <w:rFonts w:cs="Helvetica"/>
          <w:lang w:val="en-US"/>
        </w:rPr>
      </w:pPr>
    </w:p>
    <w:p w14:paraId="689CB9FC" w14:textId="77777777" w:rsidR="005D69AF" w:rsidRDefault="005D69AF" w:rsidP="005D69AF">
      <w:pPr>
        <w:widowControl w:val="0"/>
        <w:autoSpaceDE w:val="0"/>
        <w:autoSpaceDN w:val="0"/>
        <w:adjustRightInd w:val="0"/>
        <w:rPr>
          <w:rFonts w:cs="Helvetica"/>
          <w:lang w:val="en-US"/>
        </w:rPr>
      </w:pPr>
      <w:r>
        <w:rPr>
          <w:rFonts w:cs="Helvetica"/>
          <w:lang w:val="en-US"/>
        </w:rPr>
        <w:t>2b.3</w:t>
      </w:r>
      <w:r w:rsidR="00597B38">
        <w:rPr>
          <w:rFonts w:cs="Helvetica"/>
          <w:lang w:val="en-US"/>
        </w:rPr>
        <w:t>.</w:t>
      </w:r>
      <w:r>
        <w:rPr>
          <w:rFonts w:cs="Helvetica"/>
          <w:lang w:val="en-US"/>
        </w:rPr>
        <w:t xml:space="preserve"> </w:t>
      </w:r>
      <w:r w:rsidR="00AA0E0F">
        <w:rPr>
          <w:rFonts w:cs="Helvetica"/>
          <w:lang w:val="en-US"/>
        </w:rPr>
        <w:tab/>
      </w:r>
      <w:proofErr w:type="gramStart"/>
      <w:r>
        <w:rPr>
          <w:rFonts w:cs="Helvetica"/>
          <w:lang w:val="en-US"/>
        </w:rPr>
        <w:t>U</w:t>
      </w:r>
      <w:r w:rsidRPr="005D69AF">
        <w:rPr>
          <w:rFonts w:cs="Helvetica"/>
          <w:lang w:val="en-US"/>
        </w:rPr>
        <w:t>nzip</w:t>
      </w:r>
      <w:proofErr w:type="gramEnd"/>
      <w:r w:rsidRPr="005D69AF">
        <w:rPr>
          <w:rFonts w:cs="Helvetica"/>
          <w:lang w:val="en-US"/>
        </w:rPr>
        <w:t xml:space="preserve"> the archive</w:t>
      </w:r>
      <w:r>
        <w:rPr>
          <w:rFonts w:cs="Helvetica"/>
          <w:lang w:val="en-US"/>
        </w:rPr>
        <w:t>.</w:t>
      </w:r>
    </w:p>
    <w:p w14:paraId="5F97EC29" w14:textId="77777777" w:rsidR="005D69AF" w:rsidRPr="005D69AF" w:rsidRDefault="005D69AF" w:rsidP="005D69AF">
      <w:pPr>
        <w:widowControl w:val="0"/>
        <w:autoSpaceDE w:val="0"/>
        <w:autoSpaceDN w:val="0"/>
        <w:adjustRightInd w:val="0"/>
        <w:rPr>
          <w:rFonts w:cs="Helvetica"/>
          <w:lang w:val="en-US"/>
        </w:rPr>
      </w:pPr>
    </w:p>
    <w:p w14:paraId="624BC526" w14:textId="77777777" w:rsidR="005D69AF" w:rsidRDefault="005D69AF" w:rsidP="005D69AF">
      <w:pPr>
        <w:widowControl w:val="0"/>
        <w:autoSpaceDE w:val="0"/>
        <w:autoSpaceDN w:val="0"/>
        <w:adjustRightInd w:val="0"/>
        <w:rPr>
          <w:rFonts w:cs="Helvetica"/>
          <w:lang w:val="en-US"/>
        </w:rPr>
      </w:pPr>
      <w:r>
        <w:rPr>
          <w:rFonts w:cs="Helvetica"/>
          <w:lang w:val="en-US"/>
        </w:rPr>
        <w:t>2b.4</w:t>
      </w:r>
      <w:r w:rsidR="00597B38">
        <w:rPr>
          <w:rFonts w:cs="Helvetica"/>
          <w:lang w:val="en-US"/>
        </w:rPr>
        <w:t>.</w:t>
      </w:r>
      <w:r>
        <w:rPr>
          <w:rFonts w:cs="Helvetica"/>
          <w:lang w:val="en-US"/>
        </w:rPr>
        <w:t xml:space="preserve"> </w:t>
      </w:r>
      <w:r w:rsidR="00AA0E0F">
        <w:rPr>
          <w:rFonts w:cs="Helvetica"/>
          <w:lang w:val="en-US"/>
        </w:rPr>
        <w:tab/>
      </w:r>
      <w:proofErr w:type="gramStart"/>
      <w:r>
        <w:rPr>
          <w:rFonts w:cs="Helvetica"/>
          <w:lang w:val="en-US"/>
        </w:rPr>
        <w:t>D</w:t>
      </w:r>
      <w:r w:rsidRPr="005D69AF">
        <w:rPr>
          <w:rFonts w:cs="Helvetica"/>
          <w:lang w:val="en-US"/>
        </w:rPr>
        <w:t>elete</w:t>
      </w:r>
      <w:proofErr w:type="gramEnd"/>
      <w:r w:rsidRPr="005D69AF">
        <w:rPr>
          <w:rFonts w:cs="Helvetica"/>
          <w:lang w:val="en-US"/>
        </w:rPr>
        <w:t xml:space="preserve"> the archive</w:t>
      </w:r>
      <w:r>
        <w:rPr>
          <w:rFonts w:cs="Helvetica"/>
          <w:lang w:val="en-US"/>
        </w:rPr>
        <w:t>.</w:t>
      </w:r>
    </w:p>
    <w:p w14:paraId="0FD71DFF" w14:textId="77777777" w:rsidR="005D69AF" w:rsidRDefault="005D69AF" w:rsidP="005D69AF">
      <w:pPr>
        <w:widowControl w:val="0"/>
        <w:autoSpaceDE w:val="0"/>
        <w:autoSpaceDN w:val="0"/>
        <w:adjustRightInd w:val="0"/>
        <w:rPr>
          <w:rFonts w:cs="Helvetica"/>
          <w:lang w:val="en-US"/>
        </w:rPr>
      </w:pPr>
    </w:p>
    <w:p w14:paraId="4AA67549" w14:textId="77777777" w:rsidR="005D69AF" w:rsidRDefault="005D69AF" w:rsidP="005D69AF">
      <w:pPr>
        <w:widowControl w:val="0"/>
        <w:autoSpaceDE w:val="0"/>
        <w:autoSpaceDN w:val="0"/>
        <w:adjustRightInd w:val="0"/>
        <w:rPr>
          <w:rFonts w:cs="Helvetica"/>
          <w:lang w:val="en-US"/>
        </w:rPr>
      </w:pPr>
      <w:r>
        <w:rPr>
          <w:rFonts w:cs="Helvetica"/>
          <w:lang w:val="en-US"/>
        </w:rPr>
        <w:t>2b.5</w:t>
      </w:r>
      <w:r w:rsidR="00597B38">
        <w:rPr>
          <w:rFonts w:cs="Helvetica"/>
          <w:lang w:val="en-US"/>
        </w:rPr>
        <w:t>.</w:t>
      </w:r>
      <w:r>
        <w:rPr>
          <w:rFonts w:cs="Helvetica"/>
          <w:lang w:val="en-US"/>
        </w:rPr>
        <w:t xml:space="preserve"> </w:t>
      </w:r>
      <w:r w:rsidR="00AA0E0F">
        <w:rPr>
          <w:rFonts w:cs="Helvetica"/>
          <w:lang w:val="en-US"/>
        </w:rPr>
        <w:tab/>
      </w:r>
      <w:proofErr w:type="gramStart"/>
      <w:r>
        <w:rPr>
          <w:rFonts w:cs="Helvetica"/>
          <w:lang w:val="en-US"/>
        </w:rPr>
        <w:t>O</w:t>
      </w:r>
      <w:r w:rsidRPr="005D69AF">
        <w:rPr>
          <w:rFonts w:cs="Helvetica"/>
          <w:lang w:val="en-US"/>
        </w:rPr>
        <w:t>pen</w:t>
      </w:r>
      <w:proofErr w:type="gramEnd"/>
      <w:r w:rsidRPr="005D69AF">
        <w:rPr>
          <w:rFonts w:cs="Helvetica"/>
          <w:lang w:val="en-US"/>
        </w:rPr>
        <w:t xml:space="preserve"> the </w:t>
      </w:r>
      <w:proofErr w:type="spellStart"/>
      <w:r>
        <w:rPr>
          <w:rFonts w:cs="Helvetica"/>
          <w:lang w:val="en-US"/>
        </w:rPr>
        <w:t>synth.pd</w:t>
      </w:r>
      <w:proofErr w:type="spellEnd"/>
      <w:ins w:id="298" w:author="nicholas ward" w:date="2017-02-01T15:38:00Z">
        <w:r w:rsidR="0019709E">
          <w:rPr>
            <w:rFonts w:cs="Helvetica"/>
            <w:lang w:val="en-US"/>
          </w:rPr>
          <w:t xml:space="preserve"> file in pure data.</w:t>
        </w:r>
      </w:ins>
      <w:del w:id="299" w:author="nicholas ward" w:date="2017-02-01T15:38:00Z">
        <w:r w:rsidDel="0019709E">
          <w:rPr>
            <w:rFonts w:cs="Helvetica"/>
            <w:lang w:val="en-US"/>
          </w:rPr>
          <w:delText>.</w:delText>
        </w:r>
      </w:del>
    </w:p>
    <w:p w14:paraId="6EEE4D74" w14:textId="77777777" w:rsidR="005D69AF" w:rsidRPr="005D69AF" w:rsidRDefault="005D69AF" w:rsidP="005D69AF">
      <w:pPr>
        <w:widowControl w:val="0"/>
        <w:autoSpaceDE w:val="0"/>
        <w:autoSpaceDN w:val="0"/>
        <w:adjustRightInd w:val="0"/>
        <w:rPr>
          <w:rFonts w:cs="Helvetica"/>
          <w:lang w:val="en-US"/>
        </w:rPr>
      </w:pPr>
    </w:p>
    <w:p w14:paraId="471E5679" w14:textId="77777777" w:rsidR="005D69AF" w:rsidRDefault="00FD4C60" w:rsidP="005D69AF">
      <w:pPr>
        <w:widowControl w:val="0"/>
        <w:autoSpaceDE w:val="0"/>
        <w:autoSpaceDN w:val="0"/>
        <w:adjustRightInd w:val="0"/>
        <w:rPr>
          <w:rFonts w:cs="Helvetica"/>
          <w:lang w:val="en-US"/>
        </w:rPr>
      </w:pPr>
      <w:r>
        <w:rPr>
          <w:rFonts w:cs="Helvetica"/>
          <w:lang w:val="en-US"/>
        </w:rPr>
        <w:t>2b.6</w:t>
      </w:r>
      <w:r w:rsidR="00597B38">
        <w:rPr>
          <w:rFonts w:cs="Helvetica"/>
          <w:lang w:val="en-US"/>
        </w:rPr>
        <w:t>.</w:t>
      </w:r>
      <w:r>
        <w:rPr>
          <w:rFonts w:cs="Helvetica"/>
          <w:lang w:val="en-US"/>
        </w:rPr>
        <w:t xml:space="preserve"> </w:t>
      </w:r>
      <w:r w:rsidR="00AA0E0F">
        <w:rPr>
          <w:rFonts w:cs="Helvetica"/>
          <w:lang w:val="en-US"/>
        </w:rPr>
        <w:tab/>
      </w:r>
      <w:r>
        <w:rPr>
          <w:rFonts w:cs="Helvetica"/>
          <w:lang w:val="en-US"/>
        </w:rPr>
        <w:t>E</w:t>
      </w:r>
      <w:r w:rsidR="005D69AF" w:rsidRPr="005D69AF">
        <w:rPr>
          <w:rFonts w:cs="Helvetica"/>
          <w:lang w:val="en-US"/>
        </w:rPr>
        <w:t>dit the patch</w:t>
      </w:r>
      <w:r>
        <w:rPr>
          <w:rFonts w:cs="Helvetica"/>
          <w:lang w:val="en-US"/>
        </w:rPr>
        <w:t xml:space="preserve"> with the </w:t>
      </w:r>
      <w:proofErr w:type="gramStart"/>
      <w:r>
        <w:rPr>
          <w:rFonts w:cs="Helvetica"/>
          <w:lang w:val="en-US"/>
        </w:rPr>
        <w:t>following  changes</w:t>
      </w:r>
      <w:proofErr w:type="gramEnd"/>
      <w:r>
        <w:rPr>
          <w:rFonts w:cs="Helvetica"/>
          <w:lang w:val="en-US"/>
        </w:rPr>
        <w:t>:</w:t>
      </w:r>
    </w:p>
    <w:p w14:paraId="71E83932" w14:textId="77777777" w:rsidR="00FD4C60" w:rsidRPr="005D69AF" w:rsidRDefault="00FD4C60" w:rsidP="005D69AF">
      <w:pPr>
        <w:widowControl w:val="0"/>
        <w:autoSpaceDE w:val="0"/>
        <w:autoSpaceDN w:val="0"/>
        <w:adjustRightInd w:val="0"/>
        <w:rPr>
          <w:rFonts w:cs="Helvetica"/>
          <w:lang w:val="en-US"/>
        </w:rPr>
      </w:pPr>
    </w:p>
    <w:p w14:paraId="74E719D0" w14:textId="77777777" w:rsidR="005D69AF" w:rsidRPr="005D69AF" w:rsidRDefault="0019709E" w:rsidP="001016D3">
      <w:pPr>
        <w:widowControl w:val="0"/>
        <w:autoSpaceDE w:val="0"/>
        <w:autoSpaceDN w:val="0"/>
        <w:adjustRightInd w:val="0"/>
        <w:ind w:left="720" w:firstLine="720"/>
        <w:rPr>
          <w:rFonts w:cs="Helvetica"/>
          <w:lang w:val="en-US"/>
        </w:rPr>
      </w:pPr>
      <w:ins w:id="300" w:author="nicholas ward" w:date="2017-02-01T15:38:00Z">
        <w:r>
          <w:rPr>
            <w:rFonts w:cs="Helvetica"/>
            <w:lang w:val="en-US"/>
          </w:rPr>
          <w:t>C</w:t>
        </w:r>
      </w:ins>
      <w:del w:id="301" w:author="nicholas ward" w:date="2017-02-01T15:38:00Z">
        <w:r w:rsidR="005D69AF" w:rsidRPr="005D69AF" w:rsidDel="0019709E">
          <w:rPr>
            <w:rFonts w:cs="Helvetica"/>
            <w:lang w:val="en-US"/>
          </w:rPr>
          <w:delText>c</w:delText>
        </w:r>
      </w:del>
      <w:r w:rsidR="005D69AF" w:rsidRPr="005D69AF">
        <w:rPr>
          <w:rFonts w:cs="Helvetica"/>
          <w:lang w:val="en-US"/>
        </w:rPr>
        <w:t xml:space="preserve">reate a new oscillator </w:t>
      </w:r>
      <w:del w:id="302" w:author="nicholas ward" w:date="2017-02-01T15:38:00Z">
        <w:r w:rsidR="005D69AF" w:rsidRPr="005D69AF" w:rsidDel="0019709E">
          <w:rPr>
            <w:rFonts w:cs="Helvetica"/>
            <w:lang w:val="en-US"/>
          </w:rPr>
          <w:delText>set at</w:delText>
        </w:r>
      </w:del>
      <w:ins w:id="303" w:author="nicholas ward" w:date="2017-02-01T15:38:00Z">
        <w:r>
          <w:rPr>
            <w:rFonts w:cs="Helvetica"/>
            <w:lang w:val="en-US"/>
          </w:rPr>
          <w:t xml:space="preserve"> with a default frequency of</w:t>
        </w:r>
      </w:ins>
      <w:r w:rsidR="005D69AF" w:rsidRPr="005D69AF">
        <w:rPr>
          <w:rFonts w:cs="Helvetica"/>
          <w:lang w:val="en-US"/>
        </w:rPr>
        <w:t xml:space="preserve"> 220Hz.</w:t>
      </w:r>
    </w:p>
    <w:p w14:paraId="60D63B12" w14:textId="77777777" w:rsidR="005D69AF" w:rsidRPr="005D69AF" w:rsidRDefault="0019709E" w:rsidP="001016D3">
      <w:pPr>
        <w:widowControl w:val="0"/>
        <w:autoSpaceDE w:val="0"/>
        <w:autoSpaceDN w:val="0"/>
        <w:adjustRightInd w:val="0"/>
        <w:ind w:left="720" w:firstLine="720"/>
        <w:rPr>
          <w:rFonts w:cs="Helvetica"/>
          <w:lang w:val="en-US"/>
        </w:rPr>
      </w:pPr>
      <w:ins w:id="304" w:author="nicholas ward" w:date="2017-02-01T15:38:00Z">
        <w:r>
          <w:rPr>
            <w:rFonts w:cs="Helvetica"/>
            <w:lang w:val="en-US"/>
          </w:rPr>
          <w:t>C</w:t>
        </w:r>
      </w:ins>
      <w:del w:id="305" w:author="nicholas ward" w:date="2017-02-01T15:38:00Z">
        <w:r w:rsidR="005D69AF" w:rsidRPr="005D69AF" w:rsidDel="0019709E">
          <w:rPr>
            <w:rFonts w:cs="Helvetica"/>
            <w:lang w:val="en-US"/>
          </w:rPr>
          <w:delText>c</w:delText>
        </w:r>
      </w:del>
      <w:r w:rsidR="005D69AF" w:rsidRPr="005D69AF">
        <w:rPr>
          <w:rFonts w:cs="Helvetica"/>
          <w:lang w:val="en-US"/>
        </w:rPr>
        <w:t>reate a new [*</w:t>
      </w:r>
      <w:proofErr w:type="gramStart"/>
      <w:r w:rsidR="005D69AF" w:rsidRPr="005D69AF">
        <w:rPr>
          <w:rFonts w:cs="Helvetica"/>
          <w:lang w:val="en-US"/>
        </w:rPr>
        <w:t>~ ]</w:t>
      </w:r>
      <w:proofErr w:type="gramEnd"/>
      <w:r w:rsidR="005D69AF" w:rsidRPr="005D69AF">
        <w:rPr>
          <w:rFonts w:cs="Helvetica"/>
          <w:lang w:val="en-US"/>
        </w:rPr>
        <w:t xml:space="preserve"> to control its amplitude.</w:t>
      </w:r>
    </w:p>
    <w:p w14:paraId="15A4FAC8" w14:textId="77777777" w:rsidR="005D69AF" w:rsidRPr="005D69AF" w:rsidRDefault="0019709E" w:rsidP="001016D3">
      <w:pPr>
        <w:widowControl w:val="0"/>
        <w:autoSpaceDE w:val="0"/>
        <w:autoSpaceDN w:val="0"/>
        <w:adjustRightInd w:val="0"/>
        <w:ind w:left="1440"/>
        <w:rPr>
          <w:rFonts w:cs="Helvetica"/>
          <w:lang w:val="en-US"/>
        </w:rPr>
      </w:pPr>
      <w:ins w:id="306" w:author="nicholas ward" w:date="2017-02-01T15:39:00Z">
        <w:r>
          <w:rPr>
            <w:rFonts w:cs="Helvetica"/>
            <w:lang w:val="en-US"/>
          </w:rPr>
          <w:t>C</w:t>
        </w:r>
      </w:ins>
      <w:del w:id="307" w:author="nicholas ward" w:date="2017-02-01T15:39:00Z">
        <w:r w:rsidR="005D69AF" w:rsidRPr="005D69AF" w:rsidDel="0019709E">
          <w:rPr>
            <w:rFonts w:cs="Helvetica"/>
            <w:lang w:val="en-US"/>
          </w:rPr>
          <w:delText>c</w:delText>
        </w:r>
      </w:del>
      <w:r w:rsidR="005D69AF" w:rsidRPr="005D69AF">
        <w:rPr>
          <w:rFonts w:cs="Helvetica"/>
          <w:lang w:val="en-US"/>
        </w:rPr>
        <w:t>reate a new receive object called [r amp2] and connect it to the multiplier</w:t>
      </w:r>
    </w:p>
    <w:p w14:paraId="75358AF1" w14:textId="77777777" w:rsidR="005D69AF" w:rsidRPr="005D69AF" w:rsidRDefault="0019709E" w:rsidP="001016D3">
      <w:pPr>
        <w:widowControl w:val="0"/>
        <w:autoSpaceDE w:val="0"/>
        <w:autoSpaceDN w:val="0"/>
        <w:adjustRightInd w:val="0"/>
        <w:ind w:left="720" w:firstLine="720"/>
        <w:rPr>
          <w:rFonts w:cs="Helvetica"/>
          <w:lang w:val="en-US"/>
        </w:rPr>
      </w:pPr>
      <w:ins w:id="308" w:author="nicholas ward" w:date="2017-02-01T15:39:00Z">
        <w:r>
          <w:rPr>
            <w:rFonts w:cs="Helvetica"/>
            <w:lang w:val="en-US"/>
          </w:rPr>
          <w:t>C</w:t>
        </w:r>
      </w:ins>
      <w:del w:id="309" w:author="nicholas ward" w:date="2017-02-01T15:39:00Z">
        <w:r w:rsidR="005D69AF" w:rsidRPr="005D69AF" w:rsidDel="0019709E">
          <w:rPr>
            <w:rFonts w:cs="Helvetica"/>
            <w:lang w:val="en-US"/>
          </w:rPr>
          <w:delText>c</w:delText>
        </w:r>
      </w:del>
      <w:r w:rsidR="005D69AF" w:rsidRPr="005D69AF">
        <w:rPr>
          <w:rFonts w:cs="Helvetica"/>
          <w:lang w:val="en-US"/>
        </w:rPr>
        <w:t>onnect the output of the [*</w:t>
      </w:r>
      <w:proofErr w:type="gramStart"/>
      <w:r w:rsidR="005D69AF" w:rsidRPr="005D69AF">
        <w:rPr>
          <w:rFonts w:cs="Helvetica"/>
          <w:lang w:val="en-US"/>
        </w:rPr>
        <w:t>~ ]</w:t>
      </w:r>
      <w:proofErr w:type="gramEnd"/>
      <w:r w:rsidR="005D69AF" w:rsidRPr="005D69AF">
        <w:rPr>
          <w:rFonts w:cs="Helvetica"/>
          <w:lang w:val="en-US"/>
        </w:rPr>
        <w:t xml:space="preserve"> to the existing [</w:t>
      </w:r>
      <w:proofErr w:type="spellStart"/>
      <w:r w:rsidR="005D69AF" w:rsidRPr="005D69AF">
        <w:rPr>
          <w:rFonts w:cs="Helvetica"/>
          <w:lang w:val="en-US"/>
        </w:rPr>
        <w:t>dac</w:t>
      </w:r>
      <w:proofErr w:type="spellEnd"/>
      <w:r w:rsidR="005D69AF" w:rsidRPr="005D69AF">
        <w:rPr>
          <w:rFonts w:cs="Helvetica"/>
          <w:lang w:val="en-US"/>
        </w:rPr>
        <w:t>~]</w:t>
      </w:r>
    </w:p>
    <w:p w14:paraId="222039E9" w14:textId="77777777" w:rsidR="005D69AF" w:rsidRDefault="0019709E" w:rsidP="001016D3">
      <w:pPr>
        <w:widowControl w:val="0"/>
        <w:autoSpaceDE w:val="0"/>
        <w:autoSpaceDN w:val="0"/>
        <w:adjustRightInd w:val="0"/>
        <w:ind w:left="720" w:firstLine="720"/>
        <w:rPr>
          <w:rFonts w:cs="Helvetica"/>
          <w:lang w:val="en-US"/>
        </w:rPr>
      </w:pPr>
      <w:ins w:id="310" w:author="nicholas ward" w:date="2017-02-01T15:39:00Z">
        <w:r>
          <w:rPr>
            <w:rFonts w:cs="Helvetica"/>
            <w:lang w:val="en-US"/>
          </w:rPr>
          <w:t>T</w:t>
        </w:r>
      </w:ins>
      <w:del w:id="311" w:author="nicholas ward" w:date="2017-02-01T15:39:00Z">
        <w:r w:rsidR="005D69AF" w:rsidRPr="005D69AF" w:rsidDel="0019709E">
          <w:rPr>
            <w:rFonts w:cs="Helvetica"/>
            <w:lang w:val="en-US"/>
          </w:rPr>
          <w:delText>t</w:delText>
        </w:r>
      </w:del>
      <w:proofErr w:type="gramStart"/>
      <w:r w:rsidR="005D69AF" w:rsidRPr="005D69AF">
        <w:rPr>
          <w:rFonts w:cs="Helvetica"/>
          <w:lang w:val="en-US"/>
        </w:rPr>
        <w:t>est</w:t>
      </w:r>
      <w:proofErr w:type="gramEnd"/>
      <w:r w:rsidR="005D69AF" w:rsidRPr="005D69AF">
        <w:rPr>
          <w:rFonts w:cs="Helvetica"/>
          <w:lang w:val="en-US"/>
        </w:rPr>
        <w:t xml:space="preserve"> your patch in </w:t>
      </w:r>
      <w:proofErr w:type="spellStart"/>
      <w:r w:rsidR="005D69AF" w:rsidRPr="005D69AF">
        <w:rPr>
          <w:rFonts w:cs="Helvetica"/>
          <w:lang w:val="en-US"/>
        </w:rPr>
        <w:t>pd</w:t>
      </w:r>
      <w:proofErr w:type="spellEnd"/>
      <w:r w:rsidR="005D69AF" w:rsidRPr="005D69AF">
        <w:rPr>
          <w:rFonts w:cs="Helvetica"/>
          <w:lang w:val="en-US"/>
        </w:rPr>
        <w:t xml:space="preserve"> using toggles. </w:t>
      </w:r>
    </w:p>
    <w:p w14:paraId="495A6AF2" w14:textId="77777777" w:rsidR="00532D43" w:rsidRDefault="00532D43" w:rsidP="00FD4C60">
      <w:pPr>
        <w:widowControl w:val="0"/>
        <w:autoSpaceDE w:val="0"/>
        <w:autoSpaceDN w:val="0"/>
        <w:adjustRightInd w:val="0"/>
        <w:ind w:left="720"/>
        <w:rPr>
          <w:rFonts w:cs="Helvetica"/>
          <w:lang w:val="en-US"/>
        </w:rPr>
      </w:pPr>
    </w:p>
    <w:p w14:paraId="2CC5B4CF" w14:textId="77777777" w:rsidR="00532D43" w:rsidRDefault="00152558" w:rsidP="00532D43">
      <w:pPr>
        <w:widowControl w:val="0"/>
        <w:autoSpaceDE w:val="0"/>
        <w:autoSpaceDN w:val="0"/>
        <w:adjustRightInd w:val="0"/>
        <w:ind w:left="720"/>
        <w:jc w:val="center"/>
        <w:rPr>
          <w:rFonts w:cs="Helvetica"/>
          <w:lang w:val="en-US"/>
        </w:rPr>
      </w:pPr>
      <w:r>
        <w:rPr>
          <w:rFonts w:cs="Helvetica"/>
          <w:noProof/>
          <w:lang w:val="en-US"/>
        </w:rPr>
        <w:drawing>
          <wp:inline distT="0" distB="0" distL="0" distR="0" wp14:anchorId="7917A441" wp14:editId="1B0537D1">
            <wp:extent cx="4178300" cy="3797300"/>
            <wp:effectExtent l="0" t="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31 at 11.47.02.png"/>
                    <pic:cNvPicPr/>
                  </pic:nvPicPr>
                  <pic:blipFill>
                    <a:blip r:embed="rId15">
                      <a:extLst>
                        <a:ext uri="{28A0092B-C50C-407E-A947-70E740481C1C}">
                          <a14:useLocalDpi xmlns:a14="http://schemas.microsoft.com/office/drawing/2010/main" val="0"/>
                        </a:ext>
                      </a:extLst>
                    </a:blip>
                    <a:stretch>
                      <a:fillRect/>
                    </a:stretch>
                  </pic:blipFill>
                  <pic:spPr>
                    <a:xfrm>
                      <a:off x="0" y="0"/>
                      <a:ext cx="4178300" cy="3797300"/>
                    </a:xfrm>
                    <a:prstGeom prst="rect">
                      <a:avLst/>
                    </a:prstGeom>
                  </pic:spPr>
                </pic:pic>
              </a:graphicData>
            </a:graphic>
          </wp:inline>
        </w:drawing>
      </w:r>
    </w:p>
    <w:p w14:paraId="37B63C72" w14:textId="77777777" w:rsidR="00FD4C60" w:rsidRPr="005D69AF" w:rsidRDefault="00FD4C60" w:rsidP="00FD4C60">
      <w:pPr>
        <w:widowControl w:val="0"/>
        <w:autoSpaceDE w:val="0"/>
        <w:autoSpaceDN w:val="0"/>
        <w:adjustRightInd w:val="0"/>
        <w:ind w:left="720"/>
        <w:rPr>
          <w:rFonts w:cs="Helvetica"/>
          <w:lang w:val="en-US"/>
        </w:rPr>
      </w:pPr>
    </w:p>
    <w:p w14:paraId="6539B3AF" w14:textId="77777777" w:rsidR="005D69AF" w:rsidRDefault="00FD4C60" w:rsidP="005D69AF">
      <w:pPr>
        <w:widowControl w:val="0"/>
        <w:autoSpaceDE w:val="0"/>
        <w:autoSpaceDN w:val="0"/>
        <w:adjustRightInd w:val="0"/>
        <w:rPr>
          <w:rFonts w:cs="Helvetica"/>
          <w:lang w:val="en-US"/>
        </w:rPr>
      </w:pPr>
      <w:r>
        <w:rPr>
          <w:rFonts w:cs="Helvetica"/>
          <w:lang w:val="en-US"/>
        </w:rPr>
        <w:t>2b.7</w:t>
      </w:r>
      <w:r w:rsidR="00597B38">
        <w:rPr>
          <w:rFonts w:cs="Helvetica"/>
          <w:lang w:val="en-US"/>
        </w:rPr>
        <w:t>.</w:t>
      </w:r>
      <w:r>
        <w:rPr>
          <w:rFonts w:cs="Helvetica"/>
          <w:lang w:val="en-US"/>
        </w:rPr>
        <w:t xml:space="preserve"> </w:t>
      </w:r>
      <w:r w:rsidR="00597B38">
        <w:rPr>
          <w:rFonts w:cs="Helvetica"/>
          <w:lang w:val="en-US"/>
        </w:rPr>
        <w:tab/>
      </w:r>
      <w:proofErr w:type="gramStart"/>
      <w:r>
        <w:rPr>
          <w:rFonts w:cs="Helvetica"/>
          <w:lang w:val="en-US"/>
        </w:rPr>
        <w:t>S</w:t>
      </w:r>
      <w:r w:rsidR="005D69AF" w:rsidRPr="005D69AF">
        <w:rPr>
          <w:rFonts w:cs="Helvetica"/>
          <w:lang w:val="en-US"/>
        </w:rPr>
        <w:t>ave</w:t>
      </w:r>
      <w:proofErr w:type="gramEnd"/>
      <w:r w:rsidR="005D69AF" w:rsidRPr="005D69AF">
        <w:rPr>
          <w:rFonts w:cs="Helvetica"/>
          <w:lang w:val="en-US"/>
        </w:rPr>
        <w:t xml:space="preserve"> the patch</w:t>
      </w:r>
    </w:p>
    <w:p w14:paraId="71AF2B58" w14:textId="77777777" w:rsidR="00FD4C60" w:rsidRDefault="00FD4C60" w:rsidP="005D69AF">
      <w:pPr>
        <w:widowControl w:val="0"/>
        <w:autoSpaceDE w:val="0"/>
        <w:autoSpaceDN w:val="0"/>
        <w:adjustRightInd w:val="0"/>
        <w:rPr>
          <w:rFonts w:cs="Helvetica"/>
          <w:lang w:val="en-US"/>
        </w:rPr>
      </w:pPr>
    </w:p>
    <w:p w14:paraId="681EC8F3" w14:textId="77777777" w:rsidR="00FD4C60" w:rsidRDefault="00FD4C60" w:rsidP="005D69AF">
      <w:pPr>
        <w:widowControl w:val="0"/>
        <w:autoSpaceDE w:val="0"/>
        <w:autoSpaceDN w:val="0"/>
        <w:adjustRightInd w:val="0"/>
        <w:rPr>
          <w:rFonts w:cs="Helvetica"/>
          <w:lang w:val="en-US"/>
        </w:rPr>
      </w:pPr>
      <w:r>
        <w:rPr>
          <w:rFonts w:cs="Helvetica"/>
          <w:lang w:val="en-US"/>
        </w:rPr>
        <w:t>2b.8</w:t>
      </w:r>
      <w:r w:rsidR="00597B38">
        <w:rPr>
          <w:rFonts w:cs="Helvetica"/>
          <w:lang w:val="en-US"/>
        </w:rPr>
        <w:t>.</w:t>
      </w:r>
      <w:r w:rsidR="00597B38">
        <w:rPr>
          <w:rFonts w:cs="Helvetica"/>
          <w:lang w:val="en-US"/>
        </w:rPr>
        <w:tab/>
      </w:r>
      <w:r>
        <w:rPr>
          <w:rFonts w:cs="Helvetica"/>
          <w:lang w:val="en-US"/>
        </w:rPr>
        <w:t xml:space="preserve"> </w:t>
      </w:r>
      <w:proofErr w:type="gramStart"/>
      <w:r>
        <w:rPr>
          <w:rFonts w:cs="Helvetica"/>
          <w:lang w:val="en-US"/>
        </w:rPr>
        <w:t>Close</w:t>
      </w:r>
      <w:proofErr w:type="gramEnd"/>
      <w:r>
        <w:rPr>
          <w:rFonts w:cs="Helvetica"/>
          <w:lang w:val="en-US"/>
        </w:rPr>
        <w:t xml:space="preserve"> the patch</w:t>
      </w:r>
    </w:p>
    <w:p w14:paraId="00100765" w14:textId="77777777" w:rsidR="00FD4C60" w:rsidRPr="005D69AF" w:rsidRDefault="00FD4C60" w:rsidP="005D69AF">
      <w:pPr>
        <w:widowControl w:val="0"/>
        <w:autoSpaceDE w:val="0"/>
        <w:autoSpaceDN w:val="0"/>
        <w:adjustRightInd w:val="0"/>
        <w:rPr>
          <w:rFonts w:cs="Helvetica"/>
          <w:lang w:val="en-US"/>
        </w:rPr>
      </w:pPr>
    </w:p>
    <w:p w14:paraId="01F85D80" w14:textId="77777777" w:rsidR="00FD4C60" w:rsidRDefault="00FD4C60" w:rsidP="00FD4C60">
      <w:pPr>
        <w:jc w:val="both"/>
      </w:pPr>
      <w:r>
        <w:t>2b.9.</w:t>
      </w:r>
      <w:r w:rsidR="00F010A2">
        <w:tab/>
      </w:r>
      <w:r>
        <w:t xml:space="preserve"> Right click the synth patch, and click “Compress synth.pd”.</w:t>
      </w:r>
    </w:p>
    <w:p w14:paraId="3027A6A2" w14:textId="77777777" w:rsidR="00FD4C60" w:rsidRDefault="00FD4C60" w:rsidP="00FD4C60">
      <w:pPr>
        <w:jc w:val="both"/>
      </w:pPr>
    </w:p>
    <w:p w14:paraId="7C305FA5" w14:textId="77777777" w:rsidR="00FD4C60" w:rsidRDefault="00FD4C60" w:rsidP="00FD4C60">
      <w:pPr>
        <w:jc w:val="both"/>
      </w:pPr>
      <w:r>
        <w:t>This will create a zip file called “synth.pd.zip”</w:t>
      </w:r>
      <w:ins w:id="312" w:author="nicholas ward" w:date="2017-02-01T15:54:00Z">
        <w:r w:rsidR="000C03E8">
          <w:t>.</w:t>
        </w:r>
      </w:ins>
      <w:del w:id="313" w:author="nicholas ward" w:date="2017-02-01T15:54:00Z">
        <w:r w:rsidDel="000C03E8">
          <w:delText>,</w:delText>
        </w:r>
      </w:del>
      <w:r>
        <w:t xml:space="preserve"> </w:t>
      </w:r>
      <w:del w:id="314" w:author="nicholas ward" w:date="2017-02-01T15:54:00Z">
        <w:r w:rsidDel="000C03E8">
          <w:delText>we want to name it</w:delText>
        </w:r>
      </w:del>
      <w:ins w:id="315" w:author="nicholas ward" w:date="2017-02-01T15:54:00Z">
        <w:r w:rsidR="000C03E8">
          <w:t>Rename it</w:t>
        </w:r>
      </w:ins>
      <w:r>
        <w:t xml:space="preserve"> “synth.zip”.</w:t>
      </w:r>
    </w:p>
    <w:p w14:paraId="66D23FEA" w14:textId="77777777" w:rsidR="00FD4C60" w:rsidDel="000C03E8" w:rsidRDefault="00FD4C60" w:rsidP="00FD4C60">
      <w:pPr>
        <w:jc w:val="both"/>
        <w:rPr>
          <w:del w:id="316" w:author="nicholas ward" w:date="2017-02-01T15:54:00Z"/>
        </w:rPr>
      </w:pPr>
    </w:p>
    <w:p w14:paraId="2AEAE154" w14:textId="77777777" w:rsidR="00FD4C60" w:rsidDel="000C03E8" w:rsidRDefault="00FD4C60" w:rsidP="00FD4C60">
      <w:pPr>
        <w:jc w:val="both"/>
        <w:rPr>
          <w:del w:id="317" w:author="nicholas ward" w:date="2017-02-01T15:54:00Z"/>
        </w:rPr>
      </w:pPr>
      <w:del w:id="318" w:author="nicholas ward" w:date="2017-02-01T15:54:00Z">
        <w:r w:rsidDel="000C03E8">
          <w:delText>2b.10.</w:delText>
        </w:r>
        <w:r w:rsidR="00F010A2" w:rsidDel="000C03E8">
          <w:tab/>
        </w:r>
        <w:r w:rsidDel="000C03E8">
          <w:delText xml:space="preserve"> Click once on synth.pd.zip and when the text field appears, rename it to “synth.zip”.</w:delText>
        </w:r>
      </w:del>
    </w:p>
    <w:p w14:paraId="0FD32DE2" w14:textId="77777777" w:rsidR="00FD4C60" w:rsidRDefault="00FD4C60" w:rsidP="00FD4C60">
      <w:pPr>
        <w:jc w:val="both"/>
      </w:pPr>
    </w:p>
    <w:p w14:paraId="3393ECD4" w14:textId="77777777" w:rsidR="00FD4C60" w:rsidRDefault="00FD4C60" w:rsidP="00FD4C60">
      <w:pPr>
        <w:jc w:val="both"/>
      </w:pPr>
      <w:r>
        <w:t>2b.11.</w:t>
      </w:r>
      <w:r w:rsidR="00F010A2">
        <w:tab/>
      </w:r>
      <w:r>
        <w:t xml:space="preserve"> Delete synth.pd</w:t>
      </w:r>
    </w:p>
    <w:p w14:paraId="4CF13D8F" w14:textId="77777777" w:rsidR="00FD4C60" w:rsidRDefault="00FD4C60" w:rsidP="00FD4C60">
      <w:pPr>
        <w:jc w:val="both"/>
      </w:pPr>
    </w:p>
    <w:p w14:paraId="5DD367CC" w14:textId="77777777" w:rsidR="002540E1" w:rsidRDefault="00CF45D8" w:rsidP="00B36DB6">
      <w:pPr>
        <w:pStyle w:val="Heading3"/>
        <w:rPr>
          <w:ins w:id="319" w:author="nicholas ward" w:date="2017-02-01T15:54:00Z"/>
        </w:rPr>
      </w:pPr>
      <w:r>
        <w:t xml:space="preserve">Part 3a Examining and </w:t>
      </w:r>
      <w:r w:rsidR="00B36DB6">
        <w:t>Creating GUIs</w:t>
      </w:r>
    </w:p>
    <w:p w14:paraId="1241D694" w14:textId="77777777" w:rsidR="000C03E8" w:rsidRPr="000C03E8" w:rsidRDefault="000C03E8">
      <w:pPr>
        <w:pPrChange w:id="320" w:author="nicholas ward" w:date="2017-02-01T15:54:00Z">
          <w:pPr>
            <w:pStyle w:val="Heading3"/>
          </w:pPr>
        </w:pPrChange>
      </w:pPr>
      <w:ins w:id="321" w:author="nicholas ward" w:date="2017-02-01T15:54:00Z">
        <w:r>
          <w:t>Now we want to create some new GUI objects in our app that will communicate with the new [receive ] objects in our PD patch.</w:t>
        </w:r>
      </w:ins>
    </w:p>
    <w:p w14:paraId="02D19A9A" w14:textId="77777777" w:rsidR="00B36DB6" w:rsidRDefault="00B36DB6" w:rsidP="00B36DB6"/>
    <w:p w14:paraId="3E24A737" w14:textId="77777777" w:rsidR="00F54D0B" w:rsidRDefault="00F54D0B" w:rsidP="001016D3">
      <w:pPr>
        <w:ind w:left="720" w:hanging="720"/>
      </w:pPr>
      <w:r>
        <w:t xml:space="preserve">3.1. </w:t>
      </w:r>
      <w:r w:rsidR="00291925">
        <w:tab/>
      </w:r>
      <w:r>
        <w:t>Click on  activity_main.xml</w:t>
      </w:r>
      <w:r w:rsidR="00BD5E95">
        <w:t xml:space="preserve"> in the project pane, it is located under res/layout</w:t>
      </w:r>
      <w:r>
        <w:t>.</w:t>
      </w:r>
    </w:p>
    <w:p w14:paraId="1F2FB556" w14:textId="77777777" w:rsidR="00BD5E95" w:rsidRDefault="00BD5E95" w:rsidP="00B36DB6"/>
    <w:p w14:paraId="044C723F" w14:textId="77777777" w:rsidR="00BD5E95" w:rsidRDefault="00BD5E95" w:rsidP="00B36DB6">
      <w:r>
        <w:rPr>
          <w:noProof/>
          <w:lang w:val="en-US"/>
        </w:rPr>
        <w:drawing>
          <wp:inline distT="0" distB="0" distL="0" distR="0" wp14:anchorId="323B1D7A" wp14:editId="20E68EEA">
            <wp:extent cx="3340100" cy="129540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31 at 11.51.59.png"/>
                    <pic:cNvPicPr/>
                  </pic:nvPicPr>
                  <pic:blipFill>
                    <a:blip r:embed="rId16">
                      <a:extLst>
                        <a:ext uri="{28A0092B-C50C-407E-A947-70E740481C1C}">
                          <a14:useLocalDpi xmlns:a14="http://schemas.microsoft.com/office/drawing/2010/main" val="0"/>
                        </a:ext>
                      </a:extLst>
                    </a:blip>
                    <a:stretch>
                      <a:fillRect/>
                    </a:stretch>
                  </pic:blipFill>
                  <pic:spPr>
                    <a:xfrm>
                      <a:off x="0" y="0"/>
                      <a:ext cx="3340100" cy="1295400"/>
                    </a:xfrm>
                    <a:prstGeom prst="rect">
                      <a:avLst/>
                    </a:prstGeom>
                  </pic:spPr>
                </pic:pic>
              </a:graphicData>
            </a:graphic>
          </wp:inline>
        </w:drawing>
      </w:r>
    </w:p>
    <w:p w14:paraId="03C791BD" w14:textId="77777777" w:rsidR="001019C7" w:rsidRDefault="001019C7" w:rsidP="00B36DB6"/>
    <w:p w14:paraId="1A2EB1A4" w14:textId="77777777" w:rsidR="00F54D0B" w:rsidRDefault="00152558" w:rsidP="00B36DB6">
      <w:r>
        <w:rPr>
          <w:noProof/>
          <w:lang w:val="en-US"/>
        </w:rPr>
        <mc:AlternateContent>
          <mc:Choice Requires="wps">
            <w:drawing>
              <wp:anchor distT="0" distB="0" distL="114300" distR="114300" simplePos="0" relativeHeight="251663360" behindDoc="0" locked="0" layoutInCell="1" allowOverlap="1" wp14:anchorId="48056652" wp14:editId="1233444A">
                <wp:simplePos x="0" y="0"/>
                <wp:positionH relativeFrom="column">
                  <wp:posOffset>0</wp:posOffset>
                </wp:positionH>
                <wp:positionV relativeFrom="paragraph">
                  <wp:posOffset>2329180</wp:posOffset>
                </wp:positionV>
                <wp:extent cx="309245" cy="228600"/>
                <wp:effectExtent l="0" t="0" r="20955" b="25400"/>
                <wp:wrapNone/>
                <wp:docPr id="3" name="Frame 3"/>
                <wp:cNvGraphicFramePr/>
                <a:graphic xmlns:a="http://schemas.openxmlformats.org/drawingml/2006/main">
                  <a:graphicData uri="http://schemas.microsoft.com/office/word/2010/wordprocessingShape">
                    <wps:wsp>
                      <wps:cNvSpPr/>
                      <wps:spPr>
                        <a:xfrm>
                          <a:off x="0" y="0"/>
                          <a:ext cx="309245" cy="228600"/>
                        </a:xfrm>
                        <a:prstGeom prst="frame">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3" o:spid="_x0000_s1026" style="position:absolute;margin-left:0;margin-top:183.4pt;width:24.35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9245,228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" path="m0,0l309245,,309245,228600,,228600,,0xm28575,28575l28575,200025,280670,200025,280670,28575,28575,28575xe" fillcolor="white [3201]" strokecolor="#c0504d [3205]" strokeweight="2pt">
                <v:path arrowok="t" o:connecttype="custom" o:connectlocs="0,0;309245,0;309245,228600;0,228600;0,0;28575,28575;28575,200025;280670,200025;280670,28575;28575,28575" o:connectangles="0,0,0,0,0,0,0,0,0,0"/>
              </v:shape>
            </w:pict>
          </mc:Fallback>
        </mc:AlternateContent>
      </w:r>
      <w:r w:rsidR="001019C7">
        <w:rPr>
          <w:noProof/>
          <w:lang w:val="en-US"/>
        </w:rPr>
        <w:drawing>
          <wp:inline distT="0" distB="0" distL="0" distR="0" wp14:anchorId="53CF7EF5" wp14:editId="5A46600F">
            <wp:extent cx="5270500" cy="2472055"/>
            <wp:effectExtent l="0" t="0" r="127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30 at 11.33.01.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2472055"/>
                    </a:xfrm>
                    <a:prstGeom prst="rect">
                      <a:avLst/>
                    </a:prstGeom>
                  </pic:spPr>
                </pic:pic>
              </a:graphicData>
            </a:graphic>
          </wp:inline>
        </w:drawing>
      </w:r>
    </w:p>
    <w:p w14:paraId="0C6199FA" w14:textId="77777777" w:rsidR="001019C7" w:rsidRDefault="001019C7" w:rsidP="00B36DB6"/>
    <w:p w14:paraId="175CC48B" w14:textId="77777777" w:rsidR="001019C7" w:rsidRDefault="001019C7" w:rsidP="00B36DB6">
      <w:commentRangeStart w:id="322"/>
      <w:del w:id="323" w:author="Conor Souness" w:date="2017-02-01T16:23:00Z">
        <w:r w:rsidDel="007B35AD">
          <w:delText>More than likely this will be your default view</w:delText>
        </w:r>
      </w:del>
      <w:ins w:id="324" w:author="Conor Souness" w:date="2017-02-01T16:23:00Z">
        <w:r w:rsidR="007B35AD">
          <w:t>The design view is the default view</w:t>
        </w:r>
      </w:ins>
      <w:r>
        <w:t>.</w:t>
      </w:r>
      <w:ins w:id="325" w:author="Conor Souness" w:date="2017-02-01T16:23:00Z">
        <w:r w:rsidR="007B35AD">
          <w:t xml:space="preserve"> If the view is defaulted to text view, you can switch by pressing the highlighted button above.</w:t>
        </w:r>
      </w:ins>
      <w:r w:rsidR="00152558" w:rsidRPr="00152558">
        <w:rPr>
          <w:noProof/>
          <w:lang w:val="en-US"/>
        </w:rPr>
        <w:t xml:space="preserve"> </w:t>
      </w:r>
      <w:commentRangeEnd w:id="322"/>
      <w:r w:rsidR="000C03E8">
        <w:rPr>
          <w:rStyle w:val="CommentReference"/>
        </w:rPr>
        <w:commentReference w:id="322"/>
      </w:r>
    </w:p>
    <w:p w14:paraId="5CECCF3A" w14:textId="77777777" w:rsidR="001019C7" w:rsidRDefault="001019C7" w:rsidP="00B36DB6"/>
    <w:p w14:paraId="03D6CFE5" w14:textId="77777777" w:rsidR="001019C7" w:rsidRDefault="001019C7" w:rsidP="00B36DB6">
      <w:pPr>
        <w:rPr>
          <w:ins w:id="326" w:author="nicholas ward" w:date="2017-02-01T15:56:00Z"/>
        </w:rPr>
      </w:pPr>
      <w:r>
        <w:t xml:space="preserve">This is the design tab. This is where you can drag and drop items to create your GUI. The widgets </w:t>
      </w:r>
      <w:ins w:id="327" w:author="nicholas ward" w:date="2017-02-01T15:55:00Z">
        <w:r w:rsidR="000C03E8">
          <w:t xml:space="preserve">(indiidual GUI objects like buttons etc) </w:t>
        </w:r>
      </w:ins>
      <w:r>
        <w:t xml:space="preserve">are listed on the left, these can be dragged and dropped onto the screen. </w:t>
      </w:r>
    </w:p>
    <w:p w14:paraId="62F24647" w14:textId="77777777" w:rsidR="000C03E8" w:rsidRDefault="000C03E8" w:rsidP="00B36DB6"/>
    <w:p w14:paraId="037EF394" w14:textId="77777777" w:rsidR="000C03E8" w:rsidRDefault="001019C7" w:rsidP="00B36DB6">
      <w:pPr>
        <w:rPr>
          <w:ins w:id="328" w:author="nicholas ward" w:date="2017-02-01T15:57:00Z"/>
        </w:rPr>
      </w:pPr>
      <w:del w:id="329" w:author="nicholas ward" w:date="2017-02-01T15:56:00Z">
        <w:r w:rsidDel="000C03E8">
          <w:delText xml:space="preserve">Upon </w:delText>
        </w:r>
      </w:del>
      <w:ins w:id="330" w:author="nicholas ward" w:date="2017-02-01T15:56:00Z">
        <w:r w:rsidR="000C03E8">
          <w:t xml:space="preserve">Click on the “send to pd’ button  widget that is already in place </w:t>
        </w:r>
      </w:ins>
      <w:del w:id="331" w:author="nicholas ward" w:date="2017-02-01T15:56:00Z">
        <w:r w:rsidDel="000C03E8">
          <w:delText>clicking any of the</w:delText>
        </w:r>
      </w:del>
      <w:ins w:id="332" w:author="nicholas ward" w:date="2017-02-01T15:57:00Z">
        <w:r w:rsidR="000C03E8">
          <w:t>.</w:t>
        </w:r>
      </w:ins>
    </w:p>
    <w:p w14:paraId="385329D1" w14:textId="77777777" w:rsidR="001019C7" w:rsidRDefault="001019C7" w:rsidP="00B36DB6">
      <w:del w:id="333" w:author="nicholas ward" w:date="2017-02-01T15:57:00Z">
        <w:r w:rsidDel="000C03E8">
          <w:delText xml:space="preserve"> widgets, you can see </w:delText>
        </w:r>
      </w:del>
      <w:ins w:id="334" w:author="nicholas ward" w:date="2017-02-01T15:57:00Z">
        <w:r w:rsidR="000C03E8">
          <w:t>I</w:t>
        </w:r>
      </w:ins>
      <w:del w:id="335" w:author="nicholas ward" w:date="2017-02-01T15:57:00Z">
        <w:r w:rsidDel="000C03E8">
          <w:delText>i</w:delText>
        </w:r>
      </w:del>
      <w:r>
        <w:t xml:space="preserve">ts properties </w:t>
      </w:r>
      <w:ins w:id="336" w:author="nicholas ward" w:date="2017-02-01T15:57:00Z">
        <w:r w:rsidR="000C03E8">
          <w:t xml:space="preserve">should now be shown </w:t>
        </w:r>
      </w:ins>
      <w:del w:id="337" w:author="nicholas ward" w:date="2017-02-01T15:57:00Z">
        <w:r w:rsidDel="000C03E8">
          <w:delText xml:space="preserve">to the right </w:delText>
        </w:r>
      </w:del>
      <w:r>
        <w:t>in the properties tab</w:t>
      </w:r>
      <w:ins w:id="338" w:author="nicholas ward" w:date="2017-02-01T15:57:00Z">
        <w:r w:rsidR="000C03E8">
          <w:t xml:space="preserve"> to the right hand side.</w:t>
        </w:r>
      </w:ins>
      <w:r>
        <w:t xml:space="preserve">. </w:t>
      </w:r>
      <w:r w:rsidR="00E069BF">
        <w:t xml:space="preserve"> </w:t>
      </w:r>
    </w:p>
    <w:p w14:paraId="6978017A" w14:textId="77777777" w:rsidR="001019C7" w:rsidRDefault="001019C7" w:rsidP="00B36DB6"/>
    <w:p w14:paraId="3BDD9B42" w14:textId="77777777" w:rsidR="001019C7" w:rsidRDefault="00152558" w:rsidP="00B36DB6">
      <w:r>
        <w:rPr>
          <w:noProof/>
          <w:lang w:val="en-US"/>
        </w:rPr>
        <mc:AlternateContent>
          <mc:Choice Requires="wps">
            <w:drawing>
              <wp:anchor distT="0" distB="0" distL="114300" distR="114300" simplePos="0" relativeHeight="251665408" behindDoc="0" locked="0" layoutInCell="1" allowOverlap="1" wp14:anchorId="58DFFE3B" wp14:editId="24291505">
                <wp:simplePos x="0" y="0"/>
                <wp:positionH relativeFrom="column">
                  <wp:posOffset>3886200</wp:posOffset>
                </wp:positionH>
                <wp:positionV relativeFrom="paragraph">
                  <wp:posOffset>114300</wp:posOffset>
                </wp:positionV>
                <wp:extent cx="1371600" cy="2286000"/>
                <wp:effectExtent l="50800" t="25400" r="76200" b="101600"/>
                <wp:wrapNone/>
                <wp:docPr id="4" name="Frame 4"/>
                <wp:cNvGraphicFramePr/>
                <a:graphic xmlns:a="http://schemas.openxmlformats.org/drawingml/2006/main">
                  <a:graphicData uri="http://schemas.microsoft.com/office/word/2010/wordprocessingShape">
                    <wps:wsp>
                      <wps:cNvSpPr/>
                      <wps:spPr>
                        <a:xfrm>
                          <a:off x="0" y="0"/>
                          <a:ext cx="1371600" cy="2286000"/>
                        </a:xfrm>
                        <a:prstGeom prst="frame">
                          <a:avLst>
                            <a:gd name="adj1" fmla="val 463"/>
                          </a:avLst>
                        </a:prstGeom>
                        <a:noFill/>
                        <a:ln w="6350" cmpd="sng">
                          <a:solidFill>
                            <a:srgbClr val="FFFF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4" o:spid="_x0000_s1026" style="position:absolute;margin-left:306pt;margin-top:9pt;width:108pt;height:18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1600,2286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" path="m0,0l1371600,,1371600,2286000,,2286000,,0xm6351,6351l6351,2279649,1365249,2279649,1365249,6351,6351,6351xe" filled="f" strokecolor="yellow" strokeweight=".5pt">
                <v:shadow on="t" opacity="22937f" mv:blur="40000f" origin=",.5" offset="0,23000emu"/>
                <v:path arrowok="t" o:connecttype="custom" o:connectlocs="0,0;1371600,0;1371600,2286000;0,2286000;0,0;6351,6351;6351,2279649;1365249,2279649;1365249,6351;6351,6351" o:connectangles="0,0,0,0,0,0,0,0,0,0"/>
              </v:shape>
            </w:pict>
          </mc:Fallback>
        </mc:AlternateContent>
      </w:r>
      <w:r w:rsidR="001019C7">
        <w:rPr>
          <w:noProof/>
          <w:lang w:val="en-US"/>
        </w:rPr>
        <w:drawing>
          <wp:inline distT="0" distB="0" distL="0" distR="0" wp14:anchorId="571836C2" wp14:editId="56F9976D">
            <wp:extent cx="5270500" cy="2463165"/>
            <wp:effectExtent l="0" t="0" r="1270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30 at 11.36.19.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2463165"/>
                    </a:xfrm>
                    <a:prstGeom prst="rect">
                      <a:avLst/>
                    </a:prstGeom>
                  </pic:spPr>
                </pic:pic>
              </a:graphicData>
            </a:graphic>
          </wp:inline>
        </w:drawing>
      </w:r>
    </w:p>
    <w:p w14:paraId="3F9A0912" w14:textId="77777777" w:rsidR="001019C7" w:rsidRDefault="001019C7" w:rsidP="00B36DB6"/>
    <w:p w14:paraId="135AC611" w14:textId="77777777" w:rsidR="000C03E8" w:rsidRDefault="001019C7" w:rsidP="00B36DB6">
      <w:pPr>
        <w:rPr>
          <w:ins w:id="339" w:author="nicholas ward" w:date="2017-02-01T15:59:00Z"/>
        </w:rPr>
      </w:pPr>
      <w:del w:id="340" w:author="nicholas ward" w:date="2017-02-01T15:57:00Z">
        <w:r w:rsidDel="000C03E8">
          <w:delText xml:space="preserve">You can see the properties listed, </w:delText>
        </w:r>
      </w:del>
      <w:ins w:id="341" w:author="nicholas ward" w:date="2017-02-01T15:57:00Z">
        <w:r w:rsidR="000C03E8">
          <w:t>T</w:t>
        </w:r>
      </w:ins>
      <w:del w:id="342" w:author="nicholas ward" w:date="2017-02-01T15:57:00Z">
        <w:r w:rsidDel="000C03E8">
          <w:delText>t</w:delText>
        </w:r>
      </w:del>
      <w:r>
        <w:t xml:space="preserve">he most important </w:t>
      </w:r>
      <w:ins w:id="343" w:author="nicholas ward" w:date="2017-02-01T15:57:00Z">
        <w:r w:rsidR="000C03E8">
          <w:t>property</w:t>
        </w:r>
      </w:ins>
      <w:del w:id="344" w:author="nicholas ward" w:date="2017-02-01T15:58:00Z">
        <w:r w:rsidDel="000C03E8">
          <w:delText>one</w:delText>
        </w:r>
      </w:del>
      <w:r>
        <w:t xml:space="preserve"> to note is ID. This </w:t>
      </w:r>
      <w:ins w:id="345" w:author="nicholas ward" w:date="2017-02-01T15:58:00Z">
        <w:r w:rsidR="000C03E8">
          <w:t xml:space="preserve">ID </w:t>
        </w:r>
      </w:ins>
      <w:r>
        <w:t xml:space="preserve">is what </w:t>
      </w:r>
      <w:del w:id="346" w:author="nicholas ward" w:date="2017-02-01T15:58:00Z">
        <w:r w:rsidDel="000C03E8">
          <w:delText>the code needs to enable functionality</w:delText>
        </w:r>
      </w:del>
      <w:ins w:id="347" w:author="nicholas ward" w:date="2017-02-01T15:58:00Z">
        <w:r w:rsidR="000C03E8">
          <w:t>we use to connect behaviours to the widget</w:t>
        </w:r>
      </w:ins>
      <w:r>
        <w:t>.</w:t>
      </w:r>
      <w:ins w:id="348" w:author="nicholas ward" w:date="2017-02-01T15:58:00Z">
        <w:r w:rsidR="000C03E8">
          <w:t xml:space="preserve"> We create behaviours or functionality in code and </w:t>
        </w:r>
      </w:ins>
      <w:ins w:id="349" w:author="nicholas ward" w:date="2017-02-01T15:59:00Z">
        <w:r w:rsidR="000C03E8">
          <w:t xml:space="preserve">then </w:t>
        </w:r>
      </w:ins>
      <w:ins w:id="350" w:author="nicholas ward" w:date="2017-02-01T15:58:00Z">
        <w:r w:rsidR="000C03E8">
          <w:t>attach this behaviour to the widget by specifying the ID that the behaviour should be connected to.</w:t>
        </w:r>
      </w:ins>
      <w:r>
        <w:t xml:space="preserve"> </w:t>
      </w:r>
    </w:p>
    <w:p w14:paraId="1C6D3B71" w14:textId="77777777" w:rsidR="001019C7" w:rsidRDefault="00E069BF" w:rsidP="00B36DB6">
      <w:del w:id="351" w:author="nicholas ward" w:date="2017-02-01T15:59:00Z">
        <w:r w:rsidDel="000C03E8">
          <w:delText xml:space="preserve"> </w:delText>
        </w:r>
      </w:del>
      <w:r>
        <w:t>There are also items to set the text of the buttons, width and height of them too.</w:t>
      </w:r>
    </w:p>
    <w:p w14:paraId="258E198C" w14:textId="77777777" w:rsidR="00EE3FA7" w:rsidRDefault="00EE3FA7" w:rsidP="00B36DB6"/>
    <w:p w14:paraId="5776CBE0" w14:textId="77777777" w:rsidR="007A25D5" w:rsidRDefault="007A25D5" w:rsidP="00B36DB6">
      <w:r>
        <w:t>At the bottom left, click the Text tab to switch to xml editor view.</w:t>
      </w:r>
      <w:r w:rsidR="00EE3FA7">
        <w:t xml:space="preserve"> </w:t>
      </w:r>
    </w:p>
    <w:p w14:paraId="03783D2D" w14:textId="77777777" w:rsidR="00EE3FA7" w:rsidRDefault="00EE3FA7" w:rsidP="00B36DB6"/>
    <w:p w14:paraId="36CF90EF" w14:textId="77777777" w:rsidR="00EE3FA7" w:rsidRDefault="00611FB6" w:rsidP="00B36DB6">
      <w:r>
        <w:rPr>
          <w:noProof/>
          <w:lang w:val="en-US"/>
        </w:rPr>
        <mc:AlternateContent>
          <mc:Choice Requires="wps">
            <w:drawing>
              <wp:anchor distT="0" distB="0" distL="114300" distR="114300" simplePos="0" relativeHeight="251661312" behindDoc="0" locked="0" layoutInCell="1" allowOverlap="1" wp14:anchorId="40332077" wp14:editId="04715657">
                <wp:simplePos x="0" y="0"/>
                <wp:positionH relativeFrom="column">
                  <wp:posOffset>228600</wp:posOffset>
                </wp:positionH>
                <wp:positionV relativeFrom="paragraph">
                  <wp:posOffset>3142615</wp:posOffset>
                </wp:positionV>
                <wp:extent cx="309245" cy="228600"/>
                <wp:effectExtent l="50800" t="25400" r="71755" b="101600"/>
                <wp:wrapNone/>
                <wp:docPr id="23" name="Frame 23"/>
                <wp:cNvGraphicFramePr/>
                <a:graphic xmlns:a="http://schemas.openxmlformats.org/drawingml/2006/main">
                  <a:graphicData uri="http://schemas.microsoft.com/office/word/2010/wordprocessingShape">
                    <wps:wsp>
                      <wps:cNvSpPr/>
                      <wps:spPr>
                        <a:xfrm>
                          <a:off x="0" y="0"/>
                          <a:ext cx="309245" cy="228600"/>
                        </a:xfrm>
                        <a:prstGeom prst="frame">
                          <a:avLst/>
                        </a:prstGeom>
                        <a:noFill/>
                        <a:ln w="6350" cmpd="sng">
                          <a:solidFill>
                            <a:srgbClr val="FFFF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23" o:spid="_x0000_s1026" style="position:absolute;margin-left:18pt;margin-top:247.45pt;width:24.3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9245,228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" path="m0,0l309245,,309245,228600,,228600,,0xm28575,28575l28575,200025,280670,200025,280670,28575,28575,28575xe" filled="f" strokecolor="yellow" strokeweight=".5pt">
                <v:shadow on="t" opacity="22937f" mv:blur="40000f" origin=",.5" offset="0,23000emu"/>
                <v:path arrowok="t" o:connecttype="custom" o:connectlocs="0,0;309245,0;309245,228600;0,228600;0,0;28575,28575;28575,200025;280670,200025;280670,28575;28575,28575" o:connectangles="0,0,0,0,0,0,0,0,0,0"/>
              </v:shape>
            </w:pict>
          </mc:Fallback>
        </mc:AlternateContent>
      </w:r>
      <w:r w:rsidR="00EE3FA7">
        <w:rPr>
          <w:noProof/>
          <w:lang w:val="en-US"/>
        </w:rPr>
        <w:drawing>
          <wp:inline distT="0" distB="0" distL="0" distR="0" wp14:anchorId="0B0A0AAB" wp14:editId="1B480B67">
            <wp:extent cx="5270500" cy="3303905"/>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30 at 11.38.49.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3303905"/>
                    </a:xfrm>
                    <a:prstGeom prst="rect">
                      <a:avLst/>
                    </a:prstGeom>
                  </pic:spPr>
                </pic:pic>
              </a:graphicData>
            </a:graphic>
          </wp:inline>
        </w:drawing>
      </w:r>
    </w:p>
    <w:p w14:paraId="53F7F365" w14:textId="77777777" w:rsidR="00EE3FA7" w:rsidRDefault="00EE3FA7" w:rsidP="00B36DB6"/>
    <w:p w14:paraId="6A4149F9" w14:textId="77777777" w:rsidR="00EE3FA7" w:rsidRDefault="00EE3FA7" w:rsidP="002A539D">
      <w:pPr>
        <w:jc w:val="both"/>
        <w:rPr>
          <w:ins w:id="352" w:author="Conor Souness" w:date="2017-02-01T16:29:00Z"/>
        </w:rPr>
      </w:pPr>
      <w:commentRangeStart w:id="353"/>
      <w:del w:id="354" w:author="Conor Souness" w:date="2017-02-01T16:26:00Z">
        <w:r w:rsidDel="007B35AD">
          <w:delText xml:space="preserve">If you prefer a more technical creator, this is the one to </w:delText>
        </w:r>
        <w:r w:rsidR="00086B83" w:rsidDel="007B35AD">
          <w:delText>use</w:delText>
        </w:r>
        <w:r w:rsidDel="007B35AD">
          <w:delText xml:space="preserve">. You can see each section and properties of the widgets. You can also move items on your right and it will update the xml on the left. </w:delText>
        </w:r>
        <w:r w:rsidR="00AD5101" w:rsidDel="007B35AD">
          <w:delText xml:space="preserve"> </w:delText>
        </w:r>
        <w:commentRangeEnd w:id="353"/>
        <w:r w:rsidR="000C03E8" w:rsidDel="007B35AD">
          <w:rPr>
            <w:rStyle w:val="CommentReference"/>
          </w:rPr>
          <w:commentReference w:id="353"/>
        </w:r>
      </w:del>
      <w:ins w:id="355" w:author="Conor Souness" w:date="2017-02-01T16:26:00Z">
        <w:r w:rsidR="007B35AD">
          <w:t>The text tab can be switched to by selecting the button highlighted above. This is the xml editor that generates what is seen in the design view. Changes in the design tab update the XML accordingly.  When creating mobile applications, this is used by developers.</w:t>
        </w:r>
      </w:ins>
    </w:p>
    <w:p w14:paraId="65BFBEF4" w14:textId="77777777" w:rsidR="007B35AD" w:rsidRDefault="007B35AD" w:rsidP="002A539D">
      <w:pPr>
        <w:jc w:val="both"/>
      </w:pPr>
    </w:p>
    <w:p w14:paraId="080D8D41" w14:textId="77777777" w:rsidR="00AD5101" w:rsidRDefault="00AD5101" w:rsidP="002A539D">
      <w:pPr>
        <w:jc w:val="both"/>
      </w:pPr>
    </w:p>
    <w:p w14:paraId="0AF0BEB3" w14:textId="77777777" w:rsidR="00AD5101" w:rsidRDefault="00AD5101" w:rsidP="002A539D">
      <w:pPr>
        <w:jc w:val="both"/>
      </w:pPr>
      <w:r>
        <w:t>The format of each widget is:</w:t>
      </w:r>
    </w:p>
    <w:p w14:paraId="50D08276" w14:textId="77777777" w:rsidR="00AD5101" w:rsidRDefault="00AD5101" w:rsidP="002A539D">
      <w:pPr>
        <w:jc w:val="both"/>
      </w:pPr>
      <w:r>
        <w:t>&lt;WIDGET_NAME</w:t>
      </w:r>
    </w:p>
    <w:p w14:paraId="6A29D3DD" w14:textId="77777777" w:rsidR="00AD5101" w:rsidRDefault="00AD5101" w:rsidP="002A539D">
      <w:pPr>
        <w:jc w:val="both"/>
      </w:pPr>
      <w:r>
        <w:tab/>
        <w:t>android:_____=”    “</w:t>
      </w:r>
    </w:p>
    <w:p w14:paraId="61B1ADCF" w14:textId="77777777" w:rsidR="00AD5101" w:rsidRDefault="00AD5101" w:rsidP="00AD5101">
      <w:pPr>
        <w:ind w:firstLine="720"/>
        <w:jc w:val="both"/>
      </w:pPr>
      <w:r>
        <w:t>android:_____=”    “</w:t>
      </w:r>
    </w:p>
    <w:p w14:paraId="7865C6F2" w14:textId="77777777" w:rsidR="00AD5101" w:rsidRDefault="00AD5101" w:rsidP="00BC4DB3">
      <w:pPr>
        <w:ind w:firstLine="720"/>
        <w:jc w:val="both"/>
      </w:pPr>
      <w:r>
        <w:t>android:_____=”    “/&gt;</w:t>
      </w:r>
    </w:p>
    <w:p w14:paraId="738E2F91" w14:textId="77777777" w:rsidR="00AD5101" w:rsidRDefault="00AD5101" w:rsidP="00AD5101">
      <w:pPr>
        <w:ind w:firstLine="720"/>
        <w:jc w:val="both"/>
      </w:pPr>
    </w:p>
    <w:p w14:paraId="30C3BF0B" w14:textId="77777777" w:rsidR="00AD5101" w:rsidRDefault="00415929" w:rsidP="00AD5101">
      <w:pPr>
        <w:jc w:val="both"/>
      </w:pPr>
      <w:r>
        <w:t xml:space="preserve">Android properties </w:t>
      </w:r>
      <w:del w:id="356" w:author="Conor Souness" w:date="2017-02-01T16:26:00Z">
        <w:r w:rsidDel="007B35AD">
          <w:delText xml:space="preserve">mostly </w:delText>
        </w:r>
      </w:del>
      <w:r>
        <w:t xml:space="preserve">used will be layout properties, text and id. </w:t>
      </w:r>
      <w:r w:rsidR="007C4C82">
        <w:t xml:space="preserve"> </w:t>
      </w:r>
    </w:p>
    <w:p w14:paraId="6084DC17" w14:textId="77777777" w:rsidR="00611FB6" w:rsidRDefault="00611FB6" w:rsidP="00AD5101">
      <w:pPr>
        <w:jc w:val="both"/>
      </w:pPr>
    </w:p>
    <w:p w14:paraId="63FC490D" w14:textId="77777777" w:rsidR="00611FB6" w:rsidRDefault="00611FB6" w:rsidP="00AD5101">
      <w:pPr>
        <w:jc w:val="both"/>
      </w:pPr>
      <w:commentRangeStart w:id="357"/>
      <w:del w:id="358" w:author="Conor Souness" w:date="2017-02-01T16:27:00Z">
        <w:r w:rsidDel="007B35AD">
          <w:delText xml:space="preserve">I have all the basic code here for text, switches, buttons and text fields here. </w:delText>
        </w:r>
        <w:commentRangeEnd w:id="357"/>
        <w:r w:rsidR="000C03E8" w:rsidDel="007B35AD">
          <w:rPr>
            <w:rStyle w:val="CommentReference"/>
          </w:rPr>
          <w:commentReference w:id="357"/>
        </w:r>
      </w:del>
      <w:ins w:id="359" w:author="Conor Souness" w:date="2017-02-01T16:27:00Z">
        <w:r w:rsidR="007B35AD">
          <w:t>All the widget code for buttons, switches,</w:t>
        </w:r>
      </w:ins>
      <w:ins w:id="360" w:author="Conor Souness" w:date="2017-02-01T16:28:00Z">
        <w:r w:rsidR="007B35AD">
          <w:t xml:space="preserve"> and</w:t>
        </w:r>
      </w:ins>
      <w:ins w:id="361" w:author="Conor Souness" w:date="2017-02-01T16:27:00Z">
        <w:r w:rsidR="007B35AD">
          <w:t xml:space="preserve"> textfields are seen here. </w:t>
        </w:r>
      </w:ins>
    </w:p>
    <w:p w14:paraId="608B6ABC" w14:textId="77777777" w:rsidR="00733CF6" w:rsidRDefault="00733CF6" w:rsidP="00AD5101">
      <w:pPr>
        <w:jc w:val="both"/>
      </w:pPr>
    </w:p>
    <w:p w14:paraId="3ED2CF45" w14:textId="6616681B" w:rsidR="000879C1" w:rsidRDefault="00733CF6" w:rsidP="00AD5101">
      <w:pPr>
        <w:jc w:val="both"/>
        <w:rPr>
          <w:ins w:id="362" w:author="nicholas ward" w:date="2017-02-01T16:02:00Z"/>
        </w:rPr>
      </w:pPr>
      <w:r>
        <w:t xml:space="preserve">Pay attention to the comments in the code, I have highlighted the most pertinent </w:t>
      </w:r>
      <w:commentRangeStart w:id="363"/>
      <w:r>
        <w:t>information</w:t>
      </w:r>
      <w:commentRangeEnd w:id="363"/>
      <w:r w:rsidR="00D54421">
        <w:rPr>
          <w:rStyle w:val="CommentReference"/>
        </w:rPr>
        <w:commentReference w:id="363"/>
      </w:r>
      <w:r>
        <w:t>.</w:t>
      </w:r>
      <w:ins w:id="364" w:author="Conor Souness" w:date="2017-02-01T16:31:00Z">
        <w:r w:rsidR="000879C1">
          <w:t xml:space="preserve"> </w:t>
        </w:r>
      </w:ins>
      <w:ins w:id="365" w:author="Conor Souness" w:date="2017-02-01T16:29:00Z">
        <w:r w:rsidR="000879C1">
          <w:t>Designing in the text tab allows precise creation of</w:t>
        </w:r>
      </w:ins>
      <w:ins w:id="366" w:author="Conor Souness" w:date="2017-02-01T16:30:00Z">
        <w:r w:rsidR="000879C1">
          <w:t xml:space="preserve"> GUIs</w:t>
        </w:r>
      </w:ins>
      <w:ins w:id="367" w:author="Conor Souness" w:date="2017-02-01T16:31:00Z">
        <w:r w:rsidR="000879C1">
          <w:t>.</w:t>
        </w:r>
      </w:ins>
    </w:p>
    <w:p w14:paraId="6549E232" w14:textId="77777777" w:rsidR="00D54421" w:rsidRDefault="00D54421" w:rsidP="00AD5101">
      <w:pPr>
        <w:jc w:val="both"/>
        <w:rPr>
          <w:ins w:id="368" w:author="nicholas ward" w:date="2017-02-01T16:02:00Z"/>
        </w:rPr>
      </w:pPr>
    </w:p>
    <w:p w14:paraId="5E77978A" w14:textId="77777777" w:rsidR="00D54421" w:rsidRDefault="00D54421" w:rsidP="00AD5101">
      <w:pPr>
        <w:jc w:val="both"/>
      </w:pPr>
    </w:p>
    <w:p w14:paraId="2CFD813F" w14:textId="77777777" w:rsidR="00682362" w:rsidRDefault="00682362" w:rsidP="00AD5101">
      <w:pPr>
        <w:jc w:val="both"/>
      </w:pPr>
    </w:p>
    <w:p w14:paraId="145407E2" w14:textId="77777777" w:rsidR="00532D43" w:rsidRDefault="00532D43" w:rsidP="00AD5101">
      <w:pPr>
        <w:jc w:val="both"/>
        <w:rPr>
          <w:ins w:id="369" w:author="nicholas ward" w:date="2017-02-01T16:02:00Z"/>
        </w:rPr>
      </w:pPr>
    </w:p>
    <w:p w14:paraId="76BF3334" w14:textId="77777777" w:rsidR="00D54421" w:rsidRDefault="00D54421" w:rsidP="00AD5101">
      <w:pPr>
        <w:jc w:val="both"/>
        <w:rPr>
          <w:ins w:id="370" w:author="nicholas ward" w:date="2017-02-01T16:02:00Z"/>
        </w:rPr>
      </w:pPr>
    </w:p>
    <w:p w14:paraId="201C4462" w14:textId="77777777" w:rsidR="00D54421" w:rsidRDefault="00D54421" w:rsidP="00AD5101">
      <w:pPr>
        <w:jc w:val="both"/>
        <w:rPr>
          <w:ins w:id="371" w:author="nicholas ward" w:date="2017-02-01T16:02:00Z"/>
        </w:rPr>
      </w:pPr>
    </w:p>
    <w:p w14:paraId="77782C0E" w14:textId="77777777" w:rsidR="00D54421" w:rsidRDefault="00D54421" w:rsidP="00AD5101">
      <w:pPr>
        <w:jc w:val="both"/>
        <w:rPr>
          <w:ins w:id="372" w:author="nicholas ward" w:date="2017-02-01T16:02:00Z"/>
        </w:rPr>
      </w:pPr>
    </w:p>
    <w:p w14:paraId="583F07BA" w14:textId="77777777" w:rsidR="00D54421" w:rsidRDefault="00D54421" w:rsidP="00AD5101">
      <w:pPr>
        <w:jc w:val="both"/>
        <w:rPr>
          <w:ins w:id="373" w:author="nicholas ward" w:date="2017-02-01T16:02:00Z"/>
        </w:rPr>
      </w:pPr>
    </w:p>
    <w:p w14:paraId="0518411E" w14:textId="77777777" w:rsidR="00D54421" w:rsidRDefault="00D54421" w:rsidP="00AD5101">
      <w:pPr>
        <w:jc w:val="both"/>
        <w:rPr>
          <w:ins w:id="374" w:author="nicholas ward" w:date="2017-02-01T16:02:00Z"/>
        </w:rPr>
      </w:pPr>
    </w:p>
    <w:p w14:paraId="0E86C783" w14:textId="77777777" w:rsidR="00D54421" w:rsidRDefault="00D54421" w:rsidP="00AD5101">
      <w:pPr>
        <w:jc w:val="both"/>
        <w:rPr>
          <w:ins w:id="375" w:author="nicholas ward" w:date="2017-02-01T16:02:00Z"/>
        </w:rPr>
      </w:pPr>
    </w:p>
    <w:p w14:paraId="63A09520" w14:textId="77777777" w:rsidR="00D54421" w:rsidRDefault="00D54421" w:rsidP="00AD5101">
      <w:pPr>
        <w:jc w:val="both"/>
        <w:rPr>
          <w:ins w:id="376" w:author="nicholas ward" w:date="2017-02-01T16:02:00Z"/>
        </w:rPr>
      </w:pPr>
    </w:p>
    <w:p w14:paraId="2285D0BB" w14:textId="77777777" w:rsidR="00D54421" w:rsidRDefault="00D54421" w:rsidP="00AD5101">
      <w:pPr>
        <w:jc w:val="both"/>
        <w:rPr>
          <w:ins w:id="377" w:author="nicholas ward" w:date="2017-02-01T16:02:00Z"/>
        </w:rPr>
      </w:pPr>
    </w:p>
    <w:p w14:paraId="02A56330" w14:textId="18243F37" w:rsidR="00D54421" w:rsidDel="002334A3" w:rsidRDefault="00D54421" w:rsidP="00AD5101">
      <w:pPr>
        <w:jc w:val="both"/>
        <w:rPr>
          <w:ins w:id="378" w:author="nicholas ward" w:date="2017-02-01T16:02:00Z"/>
          <w:del w:id="379" w:author="Conor Souness" w:date="2017-02-01T16:51:00Z"/>
        </w:rPr>
      </w:pPr>
    </w:p>
    <w:p w14:paraId="1DDAE655" w14:textId="77777777" w:rsidR="00D54421" w:rsidDel="000879C1" w:rsidRDefault="00D54421" w:rsidP="00AD5101">
      <w:pPr>
        <w:jc w:val="both"/>
        <w:rPr>
          <w:ins w:id="380" w:author="nicholas ward" w:date="2017-02-01T16:02:00Z"/>
          <w:del w:id="381" w:author="Conor Souness" w:date="2017-02-01T16:32:00Z"/>
        </w:rPr>
      </w:pPr>
    </w:p>
    <w:p w14:paraId="71C2FFB4" w14:textId="04A4CCD2" w:rsidR="00D54421" w:rsidDel="000879C1" w:rsidRDefault="00D54421" w:rsidP="00AD5101">
      <w:pPr>
        <w:jc w:val="both"/>
        <w:rPr>
          <w:ins w:id="382" w:author="nicholas ward" w:date="2017-02-01T16:02:00Z"/>
          <w:del w:id="383" w:author="Conor Souness" w:date="2017-02-01T16:32:00Z"/>
        </w:rPr>
      </w:pPr>
    </w:p>
    <w:p w14:paraId="60D88F67" w14:textId="4152552D" w:rsidR="00D54421" w:rsidDel="000879C1" w:rsidRDefault="00D54421" w:rsidP="00AD5101">
      <w:pPr>
        <w:jc w:val="both"/>
        <w:rPr>
          <w:ins w:id="384" w:author="nicholas ward" w:date="2017-02-01T16:02:00Z"/>
          <w:del w:id="385" w:author="Conor Souness" w:date="2017-02-01T16:32:00Z"/>
        </w:rPr>
      </w:pPr>
    </w:p>
    <w:p w14:paraId="6F025BB9" w14:textId="0E9A84BB" w:rsidR="00D54421" w:rsidDel="000879C1" w:rsidRDefault="00D54421" w:rsidP="00AD5101">
      <w:pPr>
        <w:jc w:val="both"/>
        <w:rPr>
          <w:del w:id="386" w:author="Conor Souness" w:date="2017-02-01T16:32:00Z"/>
        </w:rPr>
      </w:pPr>
    </w:p>
    <w:p w14:paraId="4885CB55" w14:textId="4199CEB0" w:rsidR="007C4C82" w:rsidDel="002334A3" w:rsidRDefault="007C4C82" w:rsidP="007C4C82">
      <w:pPr>
        <w:pStyle w:val="Heading3"/>
        <w:rPr>
          <w:del w:id="387" w:author="Conor Souness" w:date="2017-02-01T16:51:00Z"/>
        </w:rPr>
      </w:pPr>
      <w:commentRangeStart w:id="388"/>
      <w:del w:id="389" w:author="Conor Souness" w:date="2017-02-01T16:51:00Z">
        <w:r w:rsidDel="002334A3">
          <w:delText>Getting into the code</w:delText>
        </w:r>
      </w:del>
    </w:p>
    <w:p w14:paraId="4FD650EC" w14:textId="449B0822" w:rsidR="007C4C82" w:rsidDel="002334A3" w:rsidRDefault="007C4C82" w:rsidP="007C4C82">
      <w:pPr>
        <w:rPr>
          <w:del w:id="390" w:author="Conor Souness" w:date="2017-02-01T16:51:00Z"/>
        </w:rPr>
      </w:pPr>
      <w:del w:id="391" w:author="Conor Souness" w:date="2017-02-01T16:51:00Z">
        <w:r w:rsidDel="002334A3">
          <w:delText xml:space="preserve">Now if you click the MainActivity file in the java folder. </w:delText>
        </w:r>
      </w:del>
    </w:p>
    <w:p w14:paraId="6BEB4DCA" w14:textId="66A4AA45" w:rsidR="00AE59AB" w:rsidDel="002334A3" w:rsidRDefault="00AE59AB" w:rsidP="007C4C82">
      <w:pPr>
        <w:rPr>
          <w:del w:id="392" w:author="Conor Souness" w:date="2017-02-01T16:51:00Z"/>
        </w:rPr>
      </w:pPr>
      <w:del w:id="393" w:author="Conor Souness" w:date="2017-02-01T16:51:00Z">
        <w:r w:rsidDel="002334A3">
          <w:rPr>
            <w:noProof/>
            <w:lang w:val="en-US"/>
          </w:rPr>
          <w:drawing>
            <wp:inline distT="0" distB="0" distL="0" distR="0" wp14:anchorId="35EA3A9F" wp14:editId="75D7B52F">
              <wp:extent cx="5143500" cy="3414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30 at 12.05.11.png"/>
                      <pic:cNvPicPr/>
                    </pic:nvPicPr>
                    <pic:blipFill>
                      <a:blip r:embed="rId20">
                        <a:extLst>
                          <a:ext uri="{28A0092B-C50C-407E-A947-70E740481C1C}">
                            <a14:useLocalDpi xmlns:a14="http://schemas.microsoft.com/office/drawing/2010/main" val="0"/>
                          </a:ext>
                        </a:extLst>
                      </a:blip>
                      <a:stretch>
                        <a:fillRect/>
                      </a:stretch>
                    </pic:blipFill>
                    <pic:spPr>
                      <a:xfrm>
                        <a:off x="0" y="0"/>
                        <a:ext cx="5143500" cy="3414540"/>
                      </a:xfrm>
                      <a:prstGeom prst="rect">
                        <a:avLst/>
                      </a:prstGeom>
                    </pic:spPr>
                  </pic:pic>
                </a:graphicData>
              </a:graphic>
            </wp:inline>
          </w:drawing>
        </w:r>
      </w:del>
    </w:p>
    <w:p w14:paraId="3D143957" w14:textId="56250DCE" w:rsidR="007C4C82" w:rsidDel="002334A3" w:rsidRDefault="007C4C82" w:rsidP="007C4C82">
      <w:pPr>
        <w:rPr>
          <w:del w:id="394" w:author="Conor Souness" w:date="2017-02-01T16:51:00Z"/>
        </w:rPr>
      </w:pPr>
      <w:del w:id="395" w:author="Conor Souness" w:date="2017-02-01T16:51:00Z">
        <w:r w:rsidDel="002334A3">
          <w:delText xml:space="preserve"> </w:delText>
        </w:r>
      </w:del>
    </w:p>
    <w:p w14:paraId="4BE89B4B" w14:textId="5BCE55AA" w:rsidR="00532942" w:rsidDel="00566DF4" w:rsidRDefault="007C4C82" w:rsidP="007C4C82">
      <w:pPr>
        <w:rPr>
          <w:del w:id="396" w:author="Conor Souness" w:date="2017-02-01T16:32:00Z"/>
        </w:rPr>
      </w:pPr>
      <w:del w:id="397" w:author="Conor Souness" w:date="2017-02-01T16:32:00Z">
        <w:r w:rsidDel="00566DF4">
          <w:delText xml:space="preserve">You can see all the beautifully indented and commented code. (Try to do this as you go along, it will save so much time for you and others in your group project.) </w:delText>
        </w:r>
      </w:del>
    </w:p>
    <w:p w14:paraId="359A5A2C" w14:textId="2EC7FB93" w:rsidR="007C4C82" w:rsidDel="002334A3" w:rsidRDefault="00532942" w:rsidP="007C4C82">
      <w:pPr>
        <w:rPr>
          <w:del w:id="398" w:author="Conor Souness" w:date="2017-02-01T16:51:00Z"/>
        </w:rPr>
      </w:pPr>
      <w:del w:id="399" w:author="Conor Souness" w:date="2017-02-01T16:51:00Z">
        <w:r w:rsidDel="002334A3">
          <w:delText xml:space="preserve">I have marked the most important parts of code that you will reuse. </w:delText>
        </w:r>
        <w:r w:rsidR="007C4C82" w:rsidDel="002334A3">
          <w:delText>Now that the initial panic-attack has subsided you need to know the following things:</w:delText>
        </w:r>
        <w:r w:rsidR="00AE59AB" w:rsidDel="002334A3">
          <w:delText xml:space="preserve"> </w:delText>
        </w:r>
      </w:del>
    </w:p>
    <w:p w14:paraId="7D822039" w14:textId="15B93E57" w:rsidR="007C4C82" w:rsidDel="00566DF4" w:rsidRDefault="007C4C82" w:rsidP="007C4C82">
      <w:pPr>
        <w:rPr>
          <w:del w:id="400" w:author="Conor Souness" w:date="2017-02-01T16:32:00Z"/>
        </w:rPr>
      </w:pPr>
    </w:p>
    <w:p w14:paraId="041B2D89" w14:textId="76020C72" w:rsidR="007C4C82" w:rsidDel="00566DF4" w:rsidRDefault="007C4C82" w:rsidP="007C4C82">
      <w:pPr>
        <w:rPr>
          <w:del w:id="401" w:author="Conor Souness" w:date="2017-02-01T16:32:00Z"/>
        </w:rPr>
      </w:pPr>
      <w:del w:id="402" w:author="Conor Souness" w:date="2017-02-01T16:32:00Z">
        <w:r w:rsidDel="00566DF4">
          <w:delText>1.</w:delText>
        </w:r>
        <w:r w:rsidR="00291925" w:rsidDel="00566DF4">
          <w:tab/>
        </w:r>
        <w:r w:rsidDel="00566DF4">
          <w:delText>There are 4 main states to an activity:</w:delText>
        </w:r>
      </w:del>
    </w:p>
    <w:p w14:paraId="21AE99F1" w14:textId="3B763C33" w:rsidR="007C4C82" w:rsidDel="00566DF4" w:rsidRDefault="007C4C82" w:rsidP="007C4C82">
      <w:pPr>
        <w:ind w:left="720"/>
        <w:rPr>
          <w:del w:id="403" w:author="Conor Souness" w:date="2017-02-01T16:32:00Z"/>
        </w:rPr>
      </w:pPr>
      <w:del w:id="404" w:author="Conor Souness" w:date="2017-02-01T16:32:00Z">
        <w:r w:rsidDel="00566DF4">
          <w:delText>OnCreate: This code is executed the first time the activity loads.</w:delText>
        </w:r>
      </w:del>
    </w:p>
    <w:p w14:paraId="42547CBB" w14:textId="6622CFAE" w:rsidR="007C4C82" w:rsidDel="00566DF4" w:rsidRDefault="007C4C82" w:rsidP="007C4C82">
      <w:pPr>
        <w:ind w:left="720"/>
        <w:rPr>
          <w:del w:id="405" w:author="Conor Souness" w:date="2017-02-01T16:32:00Z"/>
        </w:rPr>
      </w:pPr>
      <w:del w:id="406" w:author="Conor Souness" w:date="2017-02-01T16:32:00Z">
        <w:r w:rsidDel="00566DF4">
          <w:delText xml:space="preserve">OnPause: This code is executed when </w:delText>
        </w:r>
        <w:r w:rsidR="008F2BFC" w:rsidDel="00566DF4">
          <w:delText>you move to another screen or pause the activity.</w:delText>
        </w:r>
      </w:del>
    </w:p>
    <w:p w14:paraId="3E41E508" w14:textId="62E2900A" w:rsidR="007C4C82" w:rsidDel="00566DF4" w:rsidRDefault="007C4C82" w:rsidP="007C4C82">
      <w:pPr>
        <w:ind w:left="720"/>
        <w:rPr>
          <w:del w:id="407" w:author="Conor Souness" w:date="2017-02-01T16:32:00Z"/>
        </w:rPr>
      </w:pPr>
      <w:del w:id="408" w:author="Conor Souness" w:date="2017-02-01T16:32:00Z">
        <w:r w:rsidDel="00566DF4">
          <w:delText>OnResume:</w:delText>
        </w:r>
        <w:r w:rsidR="008F2BFC" w:rsidDel="00566DF4">
          <w:delText xml:space="preserve"> When you return to the activity, this code executes.</w:delText>
        </w:r>
      </w:del>
    </w:p>
    <w:p w14:paraId="00FC283F" w14:textId="78D04C99" w:rsidR="007C4C82" w:rsidDel="00566DF4" w:rsidRDefault="007C4C82" w:rsidP="007C4C82">
      <w:pPr>
        <w:ind w:left="720"/>
        <w:rPr>
          <w:del w:id="409" w:author="Conor Souness" w:date="2017-02-01T16:32:00Z"/>
        </w:rPr>
      </w:pPr>
      <w:del w:id="410" w:author="Conor Souness" w:date="2017-02-01T16:32:00Z">
        <w:r w:rsidDel="00566DF4">
          <w:delText>OnDestroy:</w:delText>
        </w:r>
        <w:r w:rsidR="008F2BFC" w:rsidDel="00566DF4">
          <w:delText xml:space="preserve"> When the app is stopped, this happens.</w:delText>
        </w:r>
      </w:del>
    </w:p>
    <w:p w14:paraId="64A09F2C" w14:textId="6A179300" w:rsidR="00BF61BE" w:rsidDel="00566DF4" w:rsidRDefault="00BF61BE" w:rsidP="007C4C82">
      <w:pPr>
        <w:ind w:left="720"/>
        <w:rPr>
          <w:del w:id="411" w:author="Conor Souness" w:date="2017-02-01T16:32:00Z"/>
        </w:rPr>
      </w:pPr>
    </w:p>
    <w:p w14:paraId="01075439" w14:textId="6457F451" w:rsidR="00BF61BE" w:rsidDel="00566DF4" w:rsidRDefault="00BF61BE" w:rsidP="00BF61BE">
      <w:pPr>
        <w:rPr>
          <w:del w:id="412" w:author="Conor Souness" w:date="2017-02-01T16:32:00Z"/>
        </w:rPr>
      </w:pPr>
      <w:del w:id="413" w:author="Conor Souness" w:date="2017-02-01T16:32:00Z">
        <w:r w:rsidDel="00566DF4">
          <w:delText>Use this to plan what code you need to place</w:delText>
        </w:r>
        <w:r w:rsidR="000F0BE1" w:rsidDel="00566DF4">
          <w:delText xml:space="preserve"> when and</w:delText>
        </w:r>
        <w:r w:rsidDel="00566DF4">
          <w:delText xml:space="preserve"> where.</w:delText>
        </w:r>
      </w:del>
    </w:p>
    <w:p w14:paraId="1136C99B" w14:textId="490B0933" w:rsidR="00460291" w:rsidRPr="007C4C82" w:rsidDel="002334A3" w:rsidRDefault="00460291" w:rsidP="00BF61BE">
      <w:pPr>
        <w:rPr>
          <w:del w:id="414" w:author="Conor Souness" w:date="2017-02-01T16:51:00Z"/>
        </w:rPr>
      </w:pPr>
    </w:p>
    <w:p w14:paraId="7DE0E9F1" w14:textId="71B44FA6" w:rsidR="00AD5101" w:rsidDel="002334A3" w:rsidRDefault="002E07DD" w:rsidP="00566DF4">
      <w:pPr>
        <w:pStyle w:val="ListParagraph"/>
        <w:jc w:val="both"/>
        <w:rPr>
          <w:del w:id="415" w:author="Conor Souness" w:date="2017-02-01T16:51:00Z"/>
        </w:rPr>
        <w:pPrChange w:id="416" w:author="Conor Souness" w:date="2017-02-01T16:33:00Z">
          <w:pPr>
            <w:pStyle w:val="ListParagraph"/>
            <w:numPr>
              <w:ilvl w:val="1"/>
              <w:numId w:val="1"/>
            </w:numPr>
            <w:ind w:hanging="720"/>
            <w:jc w:val="both"/>
          </w:pPr>
        </w:pPrChange>
      </w:pPr>
      <w:del w:id="417" w:author="Conor Souness" w:date="2017-02-01T16:51:00Z">
        <w:r w:rsidDel="002334A3">
          <w:delText xml:space="preserve">Each widget in the </w:delText>
        </w:r>
      </w:del>
      <w:del w:id="418" w:author="Conor Souness" w:date="2017-02-01T16:33:00Z">
        <w:r w:rsidDel="00566DF4">
          <w:delText xml:space="preserve">xml </w:delText>
        </w:r>
      </w:del>
      <w:del w:id="419" w:author="Conor Souness" w:date="2017-02-01T16:51:00Z">
        <w:r w:rsidDel="002334A3">
          <w:delText xml:space="preserve">needs, what we call in Java, a listener. </w:delText>
        </w:r>
      </w:del>
      <w:del w:id="420" w:author="Conor Souness" w:date="2017-02-01T16:33:00Z">
        <w:r w:rsidDel="00566DF4">
          <w:delText xml:space="preserve">This, like </w:delText>
        </w:r>
        <w:r w:rsidR="000D1425" w:rsidDel="00566DF4">
          <w:delText>R</w:delText>
        </w:r>
        <w:r w:rsidDel="00566DF4">
          <w:delText xml:space="preserve">onseal, does what it says on the tin. </w:delText>
        </w:r>
        <w:r w:rsidR="000D1425" w:rsidDel="00566DF4">
          <w:delText xml:space="preserve"> </w:delText>
        </w:r>
      </w:del>
      <w:del w:id="421" w:author="Conor Souness" w:date="2017-02-01T16:51:00Z">
        <w:r w:rsidR="000D1425" w:rsidDel="002334A3">
          <w:delText>It listens for any change in a widget, e.g. a button click, a slider change etc.</w:delText>
        </w:r>
        <w:r w:rsidR="008D15D4" w:rsidDel="002334A3">
          <w:delText xml:space="preserve"> </w:delText>
        </w:r>
      </w:del>
    </w:p>
    <w:p w14:paraId="387BB574" w14:textId="2D608F9D" w:rsidR="00460291" w:rsidDel="002334A3" w:rsidRDefault="00460291" w:rsidP="00460291">
      <w:pPr>
        <w:pStyle w:val="ListParagraph"/>
        <w:ind w:left="420"/>
        <w:jc w:val="both"/>
        <w:rPr>
          <w:del w:id="422" w:author="Conor Souness" w:date="2017-02-01T16:51:00Z"/>
        </w:rPr>
      </w:pPr>
    </w:p>
    <w:p w14:paraId="7CECFEC6" w14:textId="1B39CCA3" w:rsidR="00532D43" w:rsidDel="002334A3" w:rsidRDefault="008D15D4" w:rsidP="00566DF4">
      <w:pPr>
        <w:pStyle w:val="ListParagraph"/>
        <w:jc w:val="both"/>
        <w:rPr>
          <w:del w:id="423" w:author="Conor Souness" w:date="2017-02-01T16:51:00Z"/>
        </w:rPr>
        <w:pPrChange w:id="424" w:author="Conor Souness" w:date="2017-02-01T16:33:00Z">
          <w:pPr>
            <w:pStyle w:val="ListParagraph"/>
            <w:numPr>
              <w:ilvl w:val="1"/>
              <w:numId w:val="1"/>
            </w:numPr>
            <w:ind w:hanging="720"/>
            <w:jc w:val="both"/>
          </w:pPr>
        </w:pPrChange>
      </w:pPr>
      <w:del w:id="425" w:author="Conor Souness" w:date="2017-02-01T16:51:00Z">
        <w:r w:rsidDel="002334A3">
          <w:delText xml:space="preserve">All listeners must be created in the OnCreate method. </w:delText>
        </w:r>
      </w:del>
      <w:del w:id="426" w:author="Conor Souness" w:date="2017-02-01T16:33:00Z">
        <w:r w:rsidDel="00566DF4">
          <w:delText xml:space="preserve">This is due to the logic, that we want to specify everything that could happen with our widgets from the get go. </w:delText>
        </w:r>
      </w:del>
    </w:p>
    <w:p w14:paraId="2AF6F7C1" w14:textId="136C5AAA" w:rsidR="00532D43" w:rsidDel="002334A3" w:rsidRDefault="00532D43" w:rsidP="00532D43">
      <w:pPr>
        <w:jc w:val="both"/>
        <w:rPr>
          <w:del w:id="427" w:author="Conor Souness" w:date="2017-02-01T16:51:00Z"/>
        </w:rPr>
      </w:pPr>
    </w:p>
    <w:p w14:paraId="5F8B6A79" w14:textId="2B5E5F06" w:rsidR="007D6551" w:rsidDel="00566DF4" w:rsidRDefault="007D6551" w:rsidP="001016D3">
      <w:pPr>
        <w:pStyle w:val="ListParagraph"/>
        <w:numPr>
          <w:ilvl w:val="1"/>
          <w:numId w:val="1"/>
        </w:numPr>
        <w:jc w:val="both"/>
        <w:rPr>
          <w:del w:id="428" w:author="Conor Souness" w:date="2017-02-01T16:33:00Z"/>
        </w:rPr>
      </w:pPr>
      <w:del w:id="429" w:author="Conor Souness" w:date="2017-02-01T16:33:00Z">
        <w:r w:rsidDel="00566DF4">
          <w:delText>There are two terms we use in Object-Oriented P</w:delText>
        </w:r>
        <w:r w:rsidR="00904BDD" w:rsidDel="00566DF4">
          <w:delText>rogramming:</w:delText>
        </w:r>
        <w:r w:rsidDel="00566DF4">
          <w:delText xml:space="preserve"> </w:delText>
        </w:r>
        <w:r w:rsidR="00904BDD" w:rsidDel="00566DF4">
          <w:delText>Declaration and Initialisation.</w:delText>
        </w:r>
      </w:del>
    </w:p>
    <w:p w14:paraId="0280891D" w14:textId="5E704304" w:rsidR="00904BDD" w:rsidDel="00566DF4" w:rsidRDefault="00904BDD" w:rsidP="00904BDD">
      <w:pPr>
        <w:jc w:val="both"/>
        <w:rPr>
          <w:del w:id="430" w:author="Conor Souness" w:date="2017-02-01T16:33:00Z"/>
        </w:rPr>
      </w:pPr>
    </w:p>
    <w:p w14:paraId="1818D941" w14:textId="5BD972B2" w:rsidR="00904BDD" w:rsidDel="00566DF4" w:rsidRDefault="00904BDD" w:rsidP="001016D3">
      <w:pPr>
        <w:ind w:left="720"/>
        <w:jc w:val="both"/>
        <w:rPr>
          <w:del w:id="431" w:author="Conor Souness" w:date="2017-02-01T16:33:00Z"/>
        </w:rPr>
      </w:pPr>
      <w:del w:id="432" w:author="Conor Souness" w:date="2017-02-01T16:33:00Z">
        <w:r w:rsidDel="00566DF4">
          <w:delText>Declaration:  We declare an object/variable to the compiler to reserve space in memory for it.</w:delText>
        </w:r>
      </w:del>
    </w:p>
    <w:p w14:paraId="0C53638B" w14:textId="0EE7ACA3" w:rsidR="00904BDD" w:rsidDel="00566DF4" w:rsidRDefault="00904BDD" w:rsidP="001016D3">
      <w:pPr>
        <w:ind w:left="420" w:firstLine="300"/>
        <w:jc w:val="both"/>
        <w:rPr>
          <w:del w:id="433" w:author="Conor Souness" w:date="2017-02-01T16:33:00Z"/>
        </w:rPr>
      </w:pPr>
      <w:del w:id="434" w:author="Conor Souness" w:date="2017-02-01T16:33:00Z">
        <w:r w:rsidDel="00566DF4">
          <w:delText>Initialisation: We fill that reserved space with a value.</w:delText>
        </w:r>
      </w:del>
    </w:p>
    <w:p w14:paraId="761E7634" w14:textId="68D6A3BB" w:rsidR="00904BDD" w:rsidDel="00566DF4" w:rsidRDefault="00904BDD" w:rsidP="00904BDD">
      <w:pPr>
        <w:ind w:left="420"/>
        <w:jc w:val="both"/>
        <w:rPr>
          <w:del w:id="435" w:author="Conor Souness" w:date="2017-02-01T16:33:00Z"/>
        </w:rPr>
      </w:pPr>
    </w:p>
    <w:p w14:paraId="09A99743" w14:textId="72EE2291" w:rsidR="00904BDD" w:rsidDel="00566DF4" w:rsidRDefault="00904BDD" w:rsidP="001016D3">
      <w:pPr>
        <w:ind w:left="420" w:firstLine="300"/>
        <w:jc w:val="both"/>
        <w:rPr>
          <w:del w:id="436" w:author="Conor Souness" w:date="2017-02-01T16:33:00Z"/>
        </w:rPr>
      </w:pPr>
      <w:del w:id="437" w:author="Conor Souness" w:date="2017-02-01T16:33:00Z">
        <w:r w:rsidDel="00566DF4">
          <w:delText>Declaration: Textview sendText;</w:delText>
        </w:r>
      </w:del>
    </w:p>
    <w:p w14:paraId="4A1CAE3F" w14:textId="4A3887D5" w:rsidR="00904BDD" w:rsidDel="00566DF4" w:rsidRDefault="00904BDD" w:rsidP="001016D3">
      <w:pPr>
        <w:ind w:left="720"/>
        <w:jc w:val="both"/>
        <w:rPr>
          <w:del w:id="438" w:author="Conor Souness" w:date="2017-02-01T16:33:00Z"/>
        </w:rPr>
      </w:pPr>
      <w:del w:id="439" w:author="Conor Souness" w:date="2017-02-01T16:33:00Z">
        <w:r w:rsidDel="00566DF4">
          <w:delText xml:space="preserve">Initialisation: Textview sendText </w:delText>
        </w:r>
        <w:r w:rsidRPr="0037520E" w:rsidDel="00566DF4">
          <w:rPr>
            <w:b/>
            <w:color w:val="FF0000"/>
          </w:rPr>
          <w:delText xml:space="preserve">= </w:delText>
        </w:r>
        <w:r w:rsidDel="00566DF4">
          <w:delText>(Textview) findViewById(R.id.sendText);</w:delText>
        </w:r>
      </w:del>
    </w:p>
    <w:p w14:paraId="4955769C" w14:textId="75BFC61A" w:rsidR="0037520E" w:rsidDel="00566DF4" w:rsidRDefault="0037520E" w:rsidP="00904BDD">
      <w:pPr>
        <w:ind w:left="420"/>
        <w:jc w:val="both"/>
        <w:rPr>
          <w:del w:id="440" w:author="Conor Souness" w:date="2017-02-01T16:33:00Z"/>
        </w:rPr>
      </w:pPr>
    </w:p>
    <w:p w14:paraId="6EB422B3" w14:textId="7E84A130" w:rsidR="003302B1" w:rsidDel="00566DF4" w:rsidRDefault="0037520E" w:rsidP="001016D3">
      <w:pPr>
        <w:ind w:left="720"/>
        <w:jc w:val="both"/>
        <w:rPr>
          <w:del w:id="441" w:author="Conor Souness" w:date="2017-02-01T16:33:00Z"/>
        </w:rPr>
      </w:pPr>
      <w:del w:id="442" w:author="Conor Souness" w:date="2017-02-01T16:33:00Z">
        <w:r w:rsidDel="00566DF4">
          <w:delText>As you can see, well maybe, initialisation is always assigning a value, i.e variable = value; We assign the value from the right to the object to the left of the =.</w:delText>
        </w:r>
      </w:del>
    </w:p>
    <w:p w14:paraId="0FA419AD" w14:textId="3EDEF03E" w:rsidR="00460291" w:rsidDel="002334A3" w:rsidRDefault="00460291" w:rsidP="0039768C">
      <w:pPr>
        <w:ind w:left="420"/>
        <w:jc w:val="both"/>
        <w:rPr>
          <w:del w:id="443" w:author="Conor Souness" w:date="2017-02-01T16:51:00Z"/>
        </w:rPr>
      </w:pPr>
    </w:p>
    <w:p w14:paraId="2579C403" w14:textId="6A0D95CC" w:rsidR="003302B1" w:rsidDel="002334A3" w:rsidRDefault="003302B1" w:rsidP="00566DF4">
      <w:pPr>
        <w:pStyle w:val="ListParagraph"/>
        <w:jc w:val="both"/>
        <w:rPr>
          <w:del w:id="444" w:author="Conor Souness" w:date="2017-02-01T16:51:00Z"/>
          <w:b/>
          <w:color w:val="FF0000"/>
        </w:rPr>
        <w:pPrChange w:id="445" w:author="Conor Souness" w:date="2017-02-01T16:33:00Z">
          <w:pPr>
            <w:pStyle w:val="ListParagraph"/>
            <w:numPr>
              <w:ilvl w:val="1"/>
              <w:numId w:val="1"/>
            </w:numPr>
            <w:ind w:hanging="720"/>
            <w:jc w:val="both"/>
          </w:pPr>
        </w:pPrChange>
      </w:pPr>
      <w:del w:id="446" w:author="Conor Souness" w:date="2017-02-01T16:51:00Z">
        <w:r w:rsidRPr="004948EB" w:rsidDel="002334A3">
          <w:rPr>
            <w:b/>
            <w:color w:val="FF0000"/>
          </w:rPr>
          <w:delText>Any Widget we have on the screen, that we wish to use or update, must be declared and initialised in the activity java class.</w:delText>
        </w:r>
      </w:del>
    </w:p>
    <w:p w14:paraId="4B61697A" w14:textId="2638AB72" w:rsidR="00460291" w:rsidRPr="004948EB" w:rsidDel="002334A3" w:rsidRDefault="00460291" w:rsidP="00460291">
      <w:pPr>
        <w:pStyle w:val="ListParagraph"/>
        <w:ind w:left="420"/>
        <w:jc w:val="both"/>
        <w:rPr>
          <w:del w:id="447" w:author="Conor Souness" w:date="2017-02-01T16:51:00Z"/>
          <w:b/>
          <w:color w:val="FF0000"/>
        </w:rPr>
      </w:pPr>
    </w:p>
    <w:p w14:paraId="7318449C" w14:textId="5289F82A" w:rsidR="004948EB" w:rsidDel="00566DF4" w:rsidRDefault="00F16298" w:rsidP="00566DF4">
      <w:pPr>
        <w:pStyle w:val="ListParagraph"/>
        <w:jc w:val="both"/>
        <w:rPr>
          <w:del w:id="448" w:author="Conor Souness" w:date="2017-02-01T16:34:00Z"/>
        </w:rPr>
        <w:pPrChange w:id="449" w:author="Conor Souness" w:date="2017-02-01T16:33:00Z">
          <w:pPr>
            <w:pStyle w:val="ListParagraph"/>
            <w:numPr>
              <w:ilvl w:val="1"/>
              <w:numId w:val="1"/>
            </w:numPr>
            <w:ind w:hanging="720"/>
            <w:jc w:val="both"/>
          </w:pPr>
        </w:pPrChange>
      </w:pPr>
      <w:del w:id="450" w:author="Conor Souness" w:date="2017-02-01T16:51:00Z">
        <w:r w:rsidDel="002334A3">
          <w:delText xml:space="preserve">Each Widget that can be interacted with, must have it’s own unique listener. </w:delText>
        </w:r>
      </w:del>
      <w:del w:id="451" w:author="Conor Souness" w:date="2017-02-01T16:34:00Z">
        <w:r w:rsidDel="00566DF4">
          <w:delText xml:space="preserve">I’ve given you one for the button and switch. </w:delText>
        </w:r>
        <w:r w:rsidR="005D33F2" w:rsidDel="00566DF4">
          <w:delText>These always follow the same format, just the logic that it can do is different.</w:delText>
        </w:r>
      </w:del>
    </w:p>
    <w:p w14:paraId="050D05F8" w14:textId="77777777" w:rsidR="00460291" w:rsidDel="00566DF4" w:rsidRDefault="00460291" w:rsidP="00460291">
      <w:pPr>
        <w:pStyle w:val="ListParagraph"/>
        <w:ind w:left="420"/>
        <w:jc w:val="both"/>
        <w:rPr>
          <w:del w:id="452" w:author="Conor Souness" w:date="2017-02-01T16:33:00Z"/>
        </w:rPr>
      </w:pPr>
    </w:p>
    <w:p w14:paraId="5FAAA0C8" w14:textId="072A7C93" w:rsidR="00FD716D" w:rsidDel="00566DF4" w:rsidRDefault="0079683C" w:rsidP="001016D3">
      <w:pPr>
        <w:pStyle w:val="ListParagraph"/>
        <w:numPr>
          <w:ilvl w:val="1"/>
          <w:numId w:val="1"/>
        </w:numPr>
        <w:jc w:val="both"/>
        <w:rPr>
          <w:del w:id="453" w:author="Conor Souness" w:date="2017-02-01T16:33:00Z"/>
        </w:rPr>
      </w:pPr>
      <w:del w:id="454" w:author="Conor Souness" w:date="2017-02-01T16:33:00Z">
        <w:r w:rsidDel="00566DF4">
          <w:delText xml:space="preserve">Take a look and see if you can understand the </w:delText>
        </w:r>
        <w:r w:rsidR="00880660" w:rsidDel="00566DF4">
          <w:delText xml:space="preserve">code. Android is a java-based language and is an extremely-readable language. </w:delText>
        </w:r>
      </w:del>
    </w:p>
    <w:p w14:paraId="2FE70082" w14:textId="03F9CE73" w:rsidR="00880660" w:rsidDel="00566DF4" w:rsidRDefault="00880660" w:rsidP="00880660">
      <w:pPr>
        <w:jc w:val="both"/>
        <w:rPr>
          <w:del w:id="455" w:author="Conor Souness" w:date="2017-02-01T16:33:00Z"/>
        </w:rPr>
      </w:pPr>
    </w:p>
    <w:p w14:paraId="4C0B4BA0" w14:textId="256C977E" w:rsidR="00880660" w:rsidDel="00566DF4" w:rsidRDefault="00880660" w:rsidP="001016D3">
      <w:pPr>
        <w:ind w:left="720"/>
        <w:jc w:val="both"/>
        <w:rPr>
          <w:del w:id="456" w:author="Conor Souness" w:date="2017-02-01T16:33:00Z"/>
        </w:rPr>
      </w:pPr>
      <w:del w:id="457" w:author="Conor Souness" w:date="2017-02-01T16:33:00Z">
        <w:r w:rsidDel="00566DF4">
          <w:delText>E.g. if you see something that says GUI.createRectangle() I wonder what that does….</w:delText>
        </w:r>
      </w:del>
    </w:p>
    <w:p w14:paraId="68610F24" w14:textId="2EE313D2" w:rsidR="00B13083" w:rsidDel="00566DF4" w:rsidRDefault="00B13083" w:rsidP="00880660">
      <w:pPr>
        <w:jc w:val="both"/>
        <w:rPr>
          <w:del w:id="458" w:author="Conor Souness" w:date="2017-02-01T16:34:00Z"/>
        </w:rPr>
      </w:pPr>
    </w:p>
    <w:p w14:paraId="6E8EC5FF" w14:textId="587C2618" w:rsidR="00532D43" w:rsidDel="00566DF4" w:rsidRDefault="00532D43" w:rsidP="00880660">
      <w:pPr>
        <w:jc w:val="both"/>
        <w:rPr>
          <w:del w:id="459" w:author="Conor Souness" w:date="2017-02-01T16:34:00Z"/>
        </w:rPr>
      </w:pPr>
    </w:p>
    <w:p w14:paraId="764EB361" w14:textId="2DCE5983" w:rsidR="00532D43" w:rsidDel="00566DF4" w:rsidRDefault="00532D43" w:rsidP="00880660">
      <w:pPr>
        <w:jc w:val="both"/>
        <w:rPr>
          <w:del w:id="460" w:author="Conor Souness" w:date="2017-02-01T16:34:00Z"/>
        </w:rPr>
      </w:pPr>
    </w:p>
    <w:p w14:paraId="4444983C" w14:textId="604CB48E" w:rsidR="006C4490" w:rsidDel="00566DF4" w:rsidRDefault="006C4490" w:rsidP="00880660">
      <w:pPr>
        <w:jc w:val="both"/>
        <w:rPr>
          <w:del w:id="461" w:author="Conor Souness" w:date="2017-02-01T16:34:00Z"/>
        </w:rPr>
      </w:pPr>
    </w:p>
    <w:p w14:paraId="1691035A" w14:textId="79B78DBD" w:rsidR="006C4490" w:rsidDel="00566DF4" w:rsidRDefault="006C4490" w:rsidP="00880660">
      <w:pPr>
        <w:jc w:val="both"/>
        <w:rPr>
          <w:del w:id="462" w:author="Conor Souness" w:date="2017-02-01T16:34:00Z"/>
        </w:rPr>
      </w:pPr>
    </w:p>
    <w:p w14:paraId="543A4718" w14:textId="11C589EB" w:rsidR="006C4490" w:rsidDel="00566DF4" w:rsidRDefault="006C4490" w:rsidP="00880660">
      <w:pPr>
        <w:jc w:val="both"/>
        <w:rPr>
          <w:del w:id="463" w:author="Conor Souness" w:date="2017-02-01T16:34:00Z"/>
        </w:rPr>
      </w:pPr>
    </w:p>
    <w:p w14:paraId="5AC654C9" w14:textId="6248B265" w:rsidR="006C4490" w:rsidDel="00566DF4" w:rsidRDefault="006C4490" w:rsidP="00880660">
      <w:pPr>
        <w:jc w:val="both"/>
        <w:rPr>
          <w:del w:id="464" w:author="Conor Souness" w:date="2017-02-01T16:34:00Z"/>
        </w:rPr>
      </w:pPr>
    </w:p>
    <w:p w14:paraId="05AF8089" w14:textId="19F0A51C" w:rsidR="00532D43" w:rsidDel="00566DF4" w:rsidRDefault="00532D43" w:rsidP="00880660">
      <w:pPr>
        <w:jc w:val="both"/>
        <w:rPr>
          <w:del w:id="465" w:author="Conor Souness" w:date="2017-02-01T16:34:00Z"/>
        </w:rPr>
      </w:pPr>
    </w:p>
    <w:p w14:paraId="38E2AF42" w14:textId="3FFAE389" w:rsidR="00532D43" w:rsidDel="00566DF4" w:rsidRDefault="00532D43" w:rsidP="00880660">
      <w:pPr>
        <w:jc w:val="both"/>
        <w:rPr>
          <w:del w:id="466" w:author="Conor Souness" w:date="2017-02-01T16:34:00Z"/>
        </w:rPr>
      </w:pPr>
    </w:p>
    <w:p w14:paraId="6B6A4640" w14:textId="16F7D9BC" w:rsidR="00532D43" w:rsidDel="00566DF4" w:rsidRDefault="00532D43" w:rsidP="00880660">
      <w:pPr>
        <w:jc w:val="both"/>
        <w:rPr>
          <w:del w:id="467" w:author="Conor Souness" w:date="2017-02-01T16:34:00Z"/>
        </w:rPr>
      </w:pPr>
    </w:p>
    <w:p w14:paraId="6715E5D5" w14:textId="3D68C868" w:rsidR="00532D43" w:rsidDel="00566DF4" w:rsidRDefault="00532D43" w:rsidP="00880660">
      <w:pPr>
        <w:jc w:val="both"/>
        <w:rPr>
          <w:del w:id="468" w:author="Conor Souness" w:date="2017-02-01T16:34:00Z"/>
        </w:rPr>
      </w:pPr>
    </w:p>
    <w:p w14:paraId="77DCFFB7" w14:textId="20187614" w:rsidR="00566DF4" w:rsidDel="002334A3" w:rsidRDefault="00566DF4" w:rsidP="00880660">
      <w:pPr>
        <w:jc w:val="both"/>
        <w:rPr>
          <w:ins w:id="469" w:author="nicholas ward" w:date="2017-02-01T16:04:00Z"/>
          <w:del w:id="470" w:author="Conor Souness" w:date="2017-02-01T16:51:00Z"/>
        </w:rPr>
      </w:pPr>
    </w:p>
    <w:p w14:paraId="15A1CAF7" w14:textId="65769A41" w:rsidR="00D54421" w:rsidDel="002334A3" w:rsidRDefault="00D54421" w:rsidP="00880660">
      <w:pPr>
        <w:jc w:val="both"/>
        <w:rPr>
          <w:ins w:id="471" w:author="nicholas ward" w:date="2017-02-01T16:04:00Z"/>
          <w:del w:id="472" w:author="Conor Souness" w:date="2017-02-01T16:51:00Z"/>
        </w:rPr>
      </w:pPr>
    </w:p>
    <w:p w14:paraId="7AF42B30" w14:textId="1208AA46" w:rsidR="00D54421" w:rsidDel="002334A3" w:rsidRDefault="00D54421" w:rsidP="00880660">
      <w:pPr>
        <w:jc w:val="both"/>
        <w:rPr>
          <w:ins w:id="473" w:author="nicholas ward" w:date="2017-02-01T16:04:00Z"/>
          <w:del w:id="474" w:author="Conor Souness" w:date="2017-02-01T16:51:00Z"/>
        </w:rPr>
      </w:pPr>
    </w:p>
    <w:p w14:paraId="0429B8E4" w14:textId="7179002A" w:rsidR="00D54421" w:rsidDel="002334A3" w:rsidRDefault="00D54421" w:rsidP="00880660">
      <w:pPr>
        <w:jc w:val="both"/>
        <w:rPr>
          <w:del w:id="475" w:author="Conor Souness" w:date="2017-02-01T16:51:00Z"/>
        </w:rPr>
      </w:pPr>
    </w:p>
    <w:p w14:paraId="4FA6BE65" w14:textId="4A084910" w:rsidR="00532D43" w:rsidDel="002334A3" w:rsidRDefault="00532D43" w:rsidP="00880660">
      <w:pPr>
        <w:jc w:val="both"/>
        <w:rPr>
          <w:del w:id="476" w:author="Conor Souness" w:date="2017-02-01T16:51:00Z"/>
        </w:rPr>
      </w:pPr>
    </w:p>
    <w:p w14:paraId="4AE3120A" w14:textId="3AE7C3C1" w:rsidR="00532D43" w:rsidDel="002334A3" w:rsidRDefault="00532D43" w:rsidP="00880660">
      <w:pPr>
        <w:jc w:val="both"/>
        <w:rPr>
          <w:del w:id="477" w:author="Conor Souness" w:date="2017-02-01T16:51:00Z"/>
        </w:rPr>
      </w:pPr>
    </w:p>
    <w:commentRangeEnd w:id="388"/>
    <w:p w14:paraId="0437F250" w14:textId="3880F39D" w:rsidR="00532D43" w:rsidDel="002334A3" w:rsidRDefault="00D54421" w:rsidP="00880660">
      <w:pPr>
        <w:jc w:val="both"/>
        <w:rPr>
          <w:del w:id="478" w:author="Conor Souness" w:date="2017-02-01T16:51:00Z"/>
        </w:rPr>
      </w:pPr>
      <w:del w:id="479" w:author="Conor Souness" w:date="2017-02-01T16:51:00Z">
        <w:r w:rsidDel="002334A3">
          <w:rPr>
            <w:rStyle w:val="CommentReference"/>
          </w:rPr>
          <w:commentReference w:id="388"/>
        </w:r>
      </w:del>
    </w:p>
    <w:p w14:paraId="71579105" w14:textId="460E9BBC" w:rsidR="00532D43" w:rsidDel="002334A3" w:rsidRDefault="00532D43" w:rsidP="00880660">
      <w:pPr>
        <w:jc w:val="both"/>
        <w:rPr>
          <w:del w:id="480" w:author="Conor Souness" w:date="2017-02-01T16:51:00Z"/>
        </w:rPr>
      </w:pPr>
    </w:p>
    <w:p w14:paraId="4763623B" w14:textId="39796300" w:rsidR="00532D43" w:rsidDel="002334A3" w:rsidRDefault="00532D43" w:rsidP="00880660">
      <w:pPr>
        <w:jc w:val="both"/>
        <w:rPr>
          <w:del w:id="481" w:author="Conor Souness" w:date="2017-02-01T16:51:00Z"/>
        </w:rPr>
      </w:pPr>
    </w:p>
    <w:p w14:paraId="4ABC3D30" w14:textId="7DBF88AA" w:rsidR="00CA2F11" w:rsidRDefault="003C18EA" w:rsidP="003C18EA">
      <w:pPr>
        <w:pStyle w:val="Heading3"/>
      </w:pPr>
      <w:del w:id="482" w:author="Conor Souness" w:date="2017-02-01T16:34:00Z">
        <w:r w:rsidDel="00566DF4">
          <w:delText>Actual Lab Part</w:delText>
        </w:r>
      </w:del>
      <w:ins w:id="483" w:author="Conor Souness" w:date="2017-02-01T16:34:00Z">
        <w:r w:rsidR="00566DF4">
          <w:t>Creating Functionality for Widgets</w:t>
        </w:r>
      </w:ins>
    </w:p>
    <w:p w14:paraId="3284266A" w14:textId="79A81E74" w:rsidR="003C18EA" w:rsidDel="00566DF4" w:rsidRDefault="00F975B7" w:rsidP="003C18EA">
      <w:pPr>
        <w:rPr>
          <w:del w:id="484" w:author="Conor Souness" w:date="2017-02-01T16:34:00Z"/>
        </w:rPr>
      </w:pPr>
      <w:commentRangeStart w:id="485"/>
      <w:del w:id="486" w:author="Conor Souness" w:date="2017-02-01T16:34:00Z">
        <w:r w:rsidDel="00566DF4">
          <w:delText xml:space="preserve">Now that you are familiar </w:delText>
        </w:r>
        <w:commentRangeEnd w:id="485"/>
        <w:r w:rsidR="009D714B" w:rsidDel="00566DF4">
          <w:rPr>
            <w:rStyle w:val="CommentReference"/>
          </w:rPr>
          <w:commentReference w:id="485"/>
        </w:r>
        <w:r w:rsidDel="00566DF4">
          <w:delText>with what the app can do, time to edit!</w:delText>
        </w:r>
      </w:del>
    </w:p>
    <w:p w14:paraId="12C29165" w14:textId="77777777" w:rsidR="004E466C" w:rsidRDefault="004E466C" w:rsidP="003C18EA"/>
    <w:p w14:paraId="4D507DD9" w14:textId="77777777" w:rsidR="004E466C" w:rsidRDefault="004E466C" w:rsidP="003C18EA">
      <w:r>
        <w:t xml:space="preserve">Part 1: </w:t>
      </w:r>
    </w:p>
    <w:p w14:paraId="23F8C37A" w14:textId="77777777" w:rsidR="004E466C" w:rsidRDefault="008B1AD8" w:rsidP="00BE1D2F">
      <w:pPr>
        <w:jc w:val="both"/>
      </w:pPr>
      <w:r>
        <w:t>1.</w:t>
      </w:r>
      <w:r>
        <w:tab/>
      </w:r>
      <w:r w:rsidR="004E466C">
        <w:t xml:space="preserve">Double click </w:t>
      </w:r>
      <w:r w:rsidR="006C4490">
        <w:t xml:space="preserve"> activity_main.xml like before. </w:t>
      </w:r>
    </w:p>
    <w:p w14:paraId="196FEA67" w14:textId="77777777" w:rsidR="006C4490" w:rsidRDefault="006C4490" w:rsidP="00BE1D2F">
      <w:pPr>
        <w:jc w:val="both"/>
      </w:pPr>
    </w:p>
    <w:p w14:paraId="7580250A" w14:textId="77777777" w:rsidR="006C4490" w:rsidRDefault="006C4490" w:rsidP="00BE1D2F">
      <w:pPr>
        <w:jc w:val="both"/>
        <w:rPr>
          <w:ins w:id="487" w:author="Conor Souness" w:date="2017-02-01T16:38:00Z"/>
        </w:rPr>
      </w:pPr>
      <w:r>
        <w:t xml:space="preserve">In the design tab, drag a button widget onto the screen </w:t>
      </w:r>
      <w:r w:rsidR="00E547D1">
        <w:t>under the “send to pure data” button.</w:t>
      </w:r>
    </w:p>
    <w:p w14:paraId="2716EB67" w14:textId="77777777" w:rsidR="00AA4E52" w:rsidRDefault="00AA4E52" w:rsidP="00BE1D2F">
      <w:pPr>
        <w:jc w:val="both"/>
        <w:rPr>
          <w:ins w:id="488" w:author="nicholas ward" w:date="2017-02-01T16:15:00Z"/>
        </w:rPr>
      </w:pPr>
    </w:p>
    <w:p w14:paraId="5019F69B" w14:textId="62A9ADF4" w:rsidR="009D714B" w:rsidDel="00FA2CE4" w:rsidRDefault="009D714B" w:rsidP="00BE1D2F">
      <w:pPr>
        <w:pStyle w:val="ListParagraph"/>
        <w:jc w:val="both"/>
        <w:rPr>
          <w:del w:id="489" w:author="Conor Souness" w:date="2017-02-01T16:37:00Z"/>
        </w:rPr>
      </w:pPr>
    </w:p>
    <w:p w14:paraId="38F50B43" w14:textId="664E73BC" w:rsidR="00FA2CE4" w:rsidRDefault="00AA4E52" w:rsidP="00BE1D2F">
      <w:pPr>
        <w:jc w:val="both"/>
        <w:rPr>
          <w:ins w:id="490" w:author="Conor Souness" w:date="2017-02-01T16:37:00Z"/>
        </w:rPr>
      </w:pPr>
      <w:ins w:id="491" w:author="Conor Souness" w:date="2017-02-01T16:38:00Z">
        <w:r>
          <w:rPr>
            <w:noProof/>
            <w:lang w:val="en-US"/>
          </w:rPr>
          <w:drawing>
            <wp:inline distT="0" distB="0" distL="0" distR="0" wp14:anchorId="6ABAEEC7" wp14:editId="5CC84053">
              <wp:extent cx="5270500" cy="4365625"/>
              <wp:effectExtent l="0" t="0" r="1270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01 at 16.37.31.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365625"/>
                      </a:xfrm>
                      <a:prstGeom prst="rect">
                        <a:avLst/>
                      </a:prstGeom>
                    </pic:spPr>
                  </pic:pic>
                </a:graphicData>
              </a:graphic>
            </wp:inline>
          </w:drawing>
        </w:r>
      </w:ins>
    </w:p>
    <w:p w14:paraId="0F166976" w14:textId="20B517E0" w:rsidR="009D714B" w:rsidDel="00FA2CE4" w:rsidRDefault="009D714B" w:rsidP="00BE1D2F">
      <w:pPr>
        <w:jc w:val="both"/>
        <w:rPr>
          <w:del w:id="492" w:author="Conor Souness" w:date="2017-02-01T16:37:00Z"/>
        </w:rPr>
      </w:pPr>
      <w:ins w:id="493" w:author="nicholas ward" w:date="2017-02-01T16:15:00Z">
        <w:del w:id="494" w:author="Conor Souness" w:date="2017-02-01T16:37:00Z">
          <w:r w:rsidDel="00FA2CE4">
            <w:delText>Show me a picture of it added</w:delText>
          </w:r>
        </w:del>
      </w:ins>
    </w:p>
    <w:p w14:paraId="69D87C7A" w14:textId="5E61AFE2" w:rsidR="006C4490" w:rsidDel="00FA2CE4" w:rsidRDefault="006C4490" w:rsidP="00BE1D2F">
      <w:pPr>
        <w:jc w:val="both"/>
        <w:rPr>
          <w:del w:id="495" w:author="Conor Souness" w:date="2017-02-01T16:37:00Z"/>
        </w:rPr>
      </w:pPr>
    </w:p>
    <w:p w14:paraId="312C3F65" w14:textId="580C8EA3" w:rsidR="00E547D1" w:rsidDel="00FA2CE4" w:rsidRDefault="008B1AD8" w:rsidP="00BE1D2F">
      <w:pPr>
        <w:jc w:val="both"/>
        <w:rPr>
          <w:del w:id="496" w:author="Conor Souness" w:date="2017-02-01T16:37:00Z"/>
        </w:rPr>
      </w:pPr>
      <w:del w:id="497" w:author="Conor Souness" w:date="2017-02-01T16:37:00Z">
        <w:r w:rsidDel="00FA2CE4">
          <w:delText>2.</w:delText>
        </w:r>
        <w:r w:rsidDel="00FA2CE4">
          <w:tab/>
        </w:r>
        <w:r w:rsidR="00E547D1" w:rsidDel="00FA2CE4">
          <w:delText>Switch to Text View.</w:delText>
        </w:r>
      </w:del>
      <w:ins w:id="498" w:author="nicholas ward" w:date="2017-02-01T16:15:00Z">
        <w:del w:id="499" w:author="Conor Souness" w:date="2017-02-01T16:37:00Z">
          <w:r w:rsidR="009D714B" w:rsidDel="00FA2CE4">
            <w:delText xml:space="preserve"> </w:delText>
          </w:r>
        </w:del>
        <w:del w:id="500" w:author="Conor Souness" w:date="2017-02-01T16:35:00Z">
          <w:r w:rsidR="009D714B" w:rsidDel="00AE6DB9">
            <w:delText>(how? Im not going up to page 13. You should tell me how to do that now)</w:delText>
          </w:r>
        </w:del>
      </w:ins>
    </w:p>
    <w:p w14:paraId="0988CED3" w14:textId="77777777" w:rsidR="00E547D1" w:rsidDel="00AE6DB9" w:rsidRDefault="00E547D1" w:rsidP="00BE1D2F">
      <w:pPr>
        <w:jc w:val="both"/>
        <w:rPr>
          <w:del w:id="501" w:author="Conor Souness" w:date="2017-02-01T16:35:00Z"/>
        </w:rPr>
      </w:pPr>
    </w:p>
    <w:p w14:paraId="607332EB" w14:textId="00EF769F" w:rsidR="00E547D1" w:rsidDel="00AE6DB9" w:rsidRDefault="00E547D1" w:rsidP="00BE1D2F">
      <w:pPr>
        <w:jc w:val="both"/>
        <w:rPr>
          <w:del w:id="502" w:author="Conor Souness" w:date="2017-02-01T16:35:00Z"/>
        </w:rPr>
      </w:pPr>
      <w:del w:id="503" w:author="Conor Souness" w:date="2017-02-01T16:35:00Z">
        <w:r w:rsidDel="00AE6DB9">
          <w:delText>You will see</w:delText>
        </w:r>
      </w:del>
      <w:ins w:id="504" w:author="nicholas ward" w:date="2017-02-01T16:16:00Z">
        <w:del w:id="505" w:author="Conor Souness" w:date="2017-02-01T16:35:00Z">
          <w:r w:rsidR="009D714B" w:rsidDel="00AE6DB9">
            <w:delText>Locate the</w:delText>
          </w:r>
        </w:del>
      </w:ins>
      <w:del w:id="506" w:author="Conor Souness" w:date="2017-02-01T16:35:00Z">
        <w:r w:rsidDel="00AE6DB9">
          <w:delText xml:space="preserve"> code for a button </w:delText>
        </w:r>
      </w:del>
      <w:ins w:id="507" w:author="nicholas ward" w:date="2017-02-01T16:16:00Z">
        <w:del w:id="508" w:author="Conor Souness" w:date="2017-02-01T16:35:00Z">
          <w:r w:rsidR="009D714B" w:rsidDel="00AE6DB9">
            <w:delText>toward the end</w:delText>
          </w:r>
        </w:del>
      </w:ins>
      <w:del w:id="509" w:author="Conor Souness" w:date="2017-02-01T16:35:00Z">
        <w:r w:rsidDel="00AE6DB9">
          <w:delText>added at the end similar to this</w:delText>
        </w:r>
      </w:del>
      <w:ins w:id="510" w:author="nicholas ward" w:date="2017-02-01T16:16:00Z">
        <w:del w:id="511" w:author="Conor Souness" w:date="2017-02-01T16:35:00Z">
          <w:r w:rsidR="009D714B" w:rsidDel="00AE6DB9">
            <w:delText>. It should look similar to this</w:delText>
          </w:r>
        </w:del>
      </w:ins>
      <w:del w:id="512" w:author="Conor Souness" w:date="2017-02-01T16:35:00Z">
        <w:r w:rsidDel="00AE6DB9">
          <w:delText>:</w:delText>
        </w:r>
      </w:del>
    </w:p>
    <w:p w14:paraId="3E75390A" w14:textId="74C8F7CD" w:rsidR="00E547D1" w:rsidDel="00FA2CE4" w:rsidRDefault="00E547D1" w:rsidP="003C18EA">
      <w:pPr>
        <w:rPr>
          <w:del w:id="513" w:author="Conor Souness" w:date="2017-02-01T16:37:00Z"/>
        </w:rPr>
      </w:pPr>
    </w:p>
    <w:p w14:paraId="3219FC0A" w14:textId="548C1871" w:rsidR="00E547D1" w:rsidRPr="00E547D1" w:rsidDel="00FA2CE4" w:rsidRDefault="00E547D1" w:rsidP="00E547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514" w:author="Conor Souness" w:date="2017-02-01T16:37:00Z"/>
          <w:rFonts w:ascii="Menlo" w:hAnsi="Menlo" w:cs="Courier" w:hint="eastAsia"/>
          <w:color w:val="A9B7C6"/>
          <w:sz w:val="18"/>
          <w:szCs w:val="18"/>
        </w:rPr>
      </w:pPr>
      <w:del w:id="515" w:author="Conor Souness" w:date="2017-02-01T16:37:00Z">
        <w:r w:rsidRPr="00E547D1" w:rsidDel="00FA2CE4">
          <w:rPr>
            <w:rFonts w:ascii="Menlo" w:hAnsi="Menlo" w:cs="Courier"/>
            <w:color w:val="E8BF6A"/>
            <w:sz w:val="18"/>
            <w:szCs w:val="18"/>
          </w:rPr>
          <w:delText>&lt;Button</w:delText>
        </w:r>
        <w:r w:rsidRPr="00E547D1" w:rsidDel="00FA2CE4">
          <w:rPr>
            <w:rFonts w:ascii="Menlo" w:hAnsi="Menlo" w:cs="Courier"/>
            <w:color w:val="E8BF6A"/>
            <w:sz w:val="18"/>
            <w:szCs w:val="18"/>
          </w:rPr>
          <w:br/>
          <w:delText xml:space="preserve">    </w:delText>
        </w:r>
        <w:r w:rsidRPr="00E547D1" w:rsidDel="00FA2CE4">
          <w:rPr>
            <w:rFonts w:ascii="Menlo" w:hAnsi="Menlo" w:cs="Courier"/>
            <w:color w:val="9876AA"/>
            <w:sz w:val="18"/>
            <w:szCs w:val="18"/>
          </w:rPr>
          <w:delText>android</w:delText>
        </w:r>
        <w:r w:rsidRPr="00E547D1" w:rsidDel="00FA2CE4">
          <w:rPr>
            <w:rFonts w:ascii="Menlo" w:hAnsi="Menlo" w:cs="Courier"/>
            <w:color w:val="BABABA"/>
            <w:sz w:val="18"/>
            <w:szCs w:val="18"/>
          </w:rPr>
          <w:delText>:text=</w:delText>
        </w:r>
        <w:r w:rsidRPr="00E547D1" w:rsidDel="00FA2CE4">
          <w:rPr>
            <w:rFonts w:ascii="Menlo" w:hAnsi="Menlo" w:cs="Courier"/>
            <w:color w:val="6A8759"/>
            <w:sz w:val="18"/>
            <w:szCs w:val="18"/>
          </w:rPr>
          <w:delText>"Button"</w:delText>
        </w:r>
        <w:r w:rsidRPr="00E547D1" w:rsidDel="00FA2CE4">
          <w:rPr>
            <w:rFonts w:ascii="Menlo" w:hAnsi="Menlo" w:cs="Courier"/>
            <w:color w:val="6A8759"/>
            <w:sz w:val="18"/>
            <w:szCs w:val="18"/>
          </w:rPr>
          <w:br/>
          <w:delText xml:space="preserve">    </w:delText>
        </w:r>
        <w:r w:rsidRPr="00E547D1" w:rsidDel="00FA2CE4">
          <w:rPr>
            <w:rFonts w:ascii="Menlo" w:hAnsi="Menlo" w:cs="Courier"/>
            <w:color w:val="9876AA"/>
            <w:sz w:val="18"/>
            <w:szCs w:val="18"/>
          </w:rPr>
          <w:delText>android</w:delText>
        </w:r>
        <w:r w:rsidRPr="00E547D1" w:rsidDel="00FA2CE4">
          <w:rPr>
            <w:rFonts w:ascii="Menlo" w:hAnsi="Menlo" w:cs="Courier"/>
            <w:color w:val="BABABA"/>
            <w:sz w:val="18"/>
            <w:szCs w:val="18"/>
          </w:rPr>
          <w:delText>:layout_width=</w:delText>
        </w:r>
        <w:r w:rsidRPr="00E547D1" w:rsidDel="00FA2CE4">
          <w:rPr>
            <w:rFonts w:ascii="Menlo" w:hAnsi="Menlo" w:cs="Courier"/>
            <w:color w:val="6A8759"/>
            <w:sz w:val="18"/>
            <w:szCs w:val="18"/>
          </w:rPr>
          <w:delText>"wrap_content"</w:delText>
        </w:r>
        <w:r w:rsidRPr="00E547D1" w:rsidDel="00FA2CE4">
          <w:rPr>
            <w:rFonts w:ascii="Menlo" w:hAnsi="Menlo" w:cs="Courier"/>
            <w:color w:val="6A8759"/>
            <w:sz w:val="18"/>
            <w:szCs w:val="18"/>
          </w:rPr>
          <w:br/>
          <w:delText xml:space="preserve">    </w:delText>
        </w:r>
        <w:r w:rsidRPr="00E547D1" w:rsidDel="00FA2CE4">
          <w:rPr>
            <w:rFonts w:ascii="Menlo" w:hAnsi="Menlo" w:cs="Courier"/>
            <w:color w:val="9876AA"/>
            <w:sz w:val="18"/>
            <w:szCs w:val="18"/>
          </w:rPr>
          <w:delText>android</w:delText>
        </w:r>
        <w:r w:rsidRPr="00E547D1" w:rsidDel="00FA2CE4">
          <w:rPr>
            <w:rFonts w:ascii="Menlo" w:hAnsi="Menlo" w:cs="Courier"/>
            <w:color w:val="BABABA"/>
            <w:sz w:val="18"/>
            <w:szCs w:val="18"/>
          </w:rPr>
          <w:delText>:layout_height=</w:delText>
        </w:r>
        <w:r w:rsidRPr="00E547D1" w:rsidDel="00FA2CE4">
          <w:rPr>
            <w:rFonts w:ascii="Menlo" w:hAnsi="Menlo" w:cs="Courier"/>
            <w:color w:val="6A8759"/>
            <w:sz w:val="18"/>
            <w:szCs w:val="18"/>
          </w:rPr>
          <w:delText>"wrap_content"</w:delText>
        </w:r>
        <w:r w:rsidRPr="00E547D1" w:rsidDel="00FA2CE4">
          <w:rPr>
            <w:rFonts w:ascii="Menlo" w:hAnsi="Menlo" w:cs="Courier"/>
            <w:color w:val="6A8759"/>
            <w:sz w:val="18"/>
            <w:szCs w:val="18"/>
          </w:rPr>
          <w:br/>
          <w:delText xml:space="preserve">    </w:delText>
        </w:r>
        <w:r w:rsidRPr="00E547D1" w:rsidDel="00FA2CE4">
          <w:rPr>
            <w:rFonts w:ascii="Menlo" w:hAnsi="Menlo" w:cs="Courier"/>
            <w:color w:val="9876AA"/>
            <w:sz w:val="18"/>
            <w:szCs w:val="18"/>
          </w:rPr>
          <w:delText>android</w:delText>
        </w:r>
        <w:r w:rsidRPr="00E547D1" w:rsidDel="00FA2CE4">
          <w:rPr>
            <w:rFonts w:ascii="Menlo" w:hAnsi="Menlo" w:cs="Courier"/>
            <w:color w:val="BABABA"/>
            <w:sz w:val="18"/>
            <w:szCs w:val="18"/>
          </w:rPr>
          <w:delText>:layout_below=</w:delText>
        </w:r>
        <w:r w:rsidRPr="00E547D1" w:rsidDel="00FA2CE4">
          <w:rPr>
            <w:rFonts w:ascii="Menlo" w:hAnsi="Menlo" w:cs="Courier"/>
            <w:color w:val="6A8759"/>
            <w:sz w:val="18"/>
            <w:szCs w:val="18"/>
          </w:rPr>
          <w:delText>"@+id/sendButton"</w:delText>
        </w:r>
        <w:r w:rsidRPr="00E547D1" w:rsidDel="00FA2CE4">
          <w:rPr>
            <w:rFonts w:ascii="Menlo" w:hAnsi="Menlo" w:cs="Courier"/>
            <w:color w:val="6A8759"/>
            <w:sz w:val="18"/>
            <w:szCs w:val="18"/>
          </w:rPr>
          <w:br/>
          <w:delText xml:space="preserve">    </w:delText>
        </w:r>
        <w:r w:rsidRPr="00E547D1" w:rsidDel="00FA2CE4">
          <w:rPr>
            <w:rFonts w:ascii="Menlo" w:hAnsi="Menlo" w:cs="Courier"/>
            <w:color w:val="9876AA"/>
            <w:sz w:val="18"/>
            <w:szCs w:val="18"/>
          </w:rPr>
          <w:delText>android</w:delText>
        </w:r>
        <w:r w:rsidRPr="00E547D1" w:rsidDel="00FA2CE4">
          <w:rPr>
            <w:rFonts w:ascii="Menlo" w:hAnsi="Menlo" w:cs="Courier"/>
            <w:color w:val="BABABA"/>
            <w:sz w:val="18"/>
            <w:szCs w:val="18"/>
          </w:rPr>
          <w:delText>:layout_toEndOf=</w:delText>
        </w:r>
        <w:r w:rsidRPr="00E547D1" w:rsidDel="00FA2CE4">
          <w:rPr>
            <w:rFonts w:ascii="Menlo" w:hAnsi="Menlo" w:cs="Courier"/>
            <w:color w:val="6A8759"/>
            <w:sz w:val="18"/>
            <w:szCs w:val="18"/>
          </w:rPr>
          <w:delText>"@+id/onOffText"</w:delText>
        </w:r>
        <w:r w:rsidRPr="00E547D1" w:rsidDel="00FA2CE4">
          <w:rPr>
            <w:rFonts w:ascii="Menlo" w:hAnsi="Menlo" w:cs="Courier"/>
            <w:color w:val="6A8759"/>
            <w:sz w:val="18"/>
            <w:szCs w:val="18"/>
          </w:rPr>
          <w:br/>
          <w:delText xml:space="preserve">    </w:delText>
        </w:r>
        <w:r w:rsidRPr="00E547D1" w:rsidDel="00FA2CE4">
          <w:rPr>
            <w:rFonts w:ascii="Menlo" w:hAnsi="Menlo" w:cs="Courier"/>
            <w:color w:val="9876AA"/>
            <w:sz w:val="18"/>
            <w:szCs w:val="18"/>
          </w:rPr>
          <w:delText>android</w:delText>
        </w:r>
        <w:r w:rsidRPr="00E547D1" w:rsidDel="00FA2CE4">
          <w:rPr>
            <w:rFonts w:ascii="Menlo" w:hAnsi="Menlo" w:cs="Courier"/>
            <w:color w:val="BABABA"/>
            <w:sz w:val="18"/>
            <w:szCs w:val="18"/>
          </w:rPr>
          <w:delText>:layout_marginTop=</w:delText>
        </w:r>
        <w:r w:rsidRPr="00E547D1" w:rsidDel="00FA2CE4">
          <w:rPr>
            <w:rFonts w:ascii="Menlo" w:hAnsi="Menlo" w:cs="Courier"/>
            <w:color w:val="6A8759"/>
            <w:sz w:val="18"/>
            <w:szCs w:val="18"/>
          </w:rPr>
          <w:delText>"20dp"</w:delText>
        </w:r>
        <w:r w:rsidRPr="00E547D1" w:rsidDel="00FA2CE4">
          <w:rPr>
            <w:rFonts w:ascii="Menlo" w:hAnsi="Menlo" w:cs="Courier"/>
            <w:color w:val="6A8759"/>
            <w:sz w:val="18"/>
            <w:szCs w:val="18"/>
          </w:rPr>
          <w:br/>
          <w:delText xml:space="preserve">    </w:delText>
        </w:r>
        <w:r w:rsidRPr="00E547D1" w:rsidDel="00FA2CE4">
          <w:rPr>
            <w:rFonts w:ascii="Menlo" w:hAnsi="Menlo" w:cs="Courier"/>
            <w:color w:val="9876AA"/>
            <w:sz w:val="18"/>
            <w:szCs w:val="18"/>
          </w:rPr>
          <w:delText>android</w:delText>
        </w:r>
        <w:r w:rsidRPr="00E547D1" w:rsidDel="00FA2CE4">
          <w:rPr>
            <w:rFonts w:ascii="Menlo" w:hAnsi="Menlo" w:cs="Courier"/>
            <w:color w:val="BABABA"/>
            <w:sz w:val="18"/>
            <w:szCs w:val="18"/>
          </w:rPr>
          <w:delText>:id=</w:delText>
        </w:r>
        <w:r w:rsidRPr="00E547D1" w:rsidDel="00FA2CE4">
          <w:rPr>
            <w:rFonts w:ascii="Menlo" w:hAnsi="Menlo" w:cs="Courier"/>
            <w:color w:val="6A8759"/>
            <w:sz w:val="18"/>
            <w:szCs w:val="18"/>
          </w:rPr>
          <w:delText xml:space="preserve">"@+id/button" </w:delText>
        </w:r>
        <w:r w:rsidRPr="00E547D1" w:rsidDel="00FA2CE4">
          <w:rPr>
            <w:rFonts w:ascii="Menlo" w:hAnsi="Menlo" w:cs="Courier"/>
            <w:color w:val="E8BF6A"/>
            <w:sz w:val="18"/>
            <w:szCs w:val="18"/>
          </w:rPr>
          <w:delText>/&gt;</w:delText>
        </w:r>
      </w:del>
    </w:p>
    <w:p w14:paraId="29E6E972" w14:textId="77777777" w:rsidR="00E547D1" w:rsidDel="00FA2CE4" w:rsidRDefault="00E547D1" w:rsidP="003C18EA">
      <w:pPr>
        <w:rPr>
          <w:del w:id="516" w:author="Conor Souness" w:date="2017-02-01T16:36:00Z"/>
        </w:rPr>
      </w:pPr>
    </w:p>
    <w:p w14:paraId="1A967DC7" w14:textId="1E8BAB4D" w:rsidR="00E547D1" w:rsidDel="00FA2CE4" w:rsidRDefault="00E547D1" w:rsidP="003C18EA">
      <w:pPr>
        <w:rPr>
          <w:del w:id="517" w:author="Conor Souness" w:date="2017-02-01T16:37:00Z"/>
        </w:rPr>
      </w:pPr>
    </w:p>
    <w:p w14:paraId="1A63FA16" w14:textId="5E14DC77" w:rsidR="00E547D1" w:rsidRPr="009D714B" w:rsidDel="00FA2CE4" w:rsidRDefault="009D714B" w:rsidP="009D714B">
      <w:pPr>
        <w:ind w:left="720" w:hanging="720"/>
        <w:rPr>
          <w:ins w:id="518" w:author="nicholas ward" w:date="2017-02-01T16:17:00Z"/>
          <w:del w:id="519" w:author="Conor Souness" w:date="2017-02-01T16:37:00Z"/>
          <w:b/>
          <w:rPrChange w:id="520" w:author="nicholas ward" w:date="2017-02-01T16:17:00Z">
            <w:rPr>
              <w:ins w:id="521" w:author="nicholas ward" w:date="2017-02-01T16:17:00Z"/>
              <w:del w:id="522" w:author="Conor Souness" w:date="2017-02-01T16:37:00Z"/>
            </w:rPr>
          </w:rPrChange>
        </w:rPr>
      </w:pPr>
      <w:ins w:id="523" w:author="nicholas ward" w:date="2017-02-01T16:17:00Z">
        <w:del w:id="524" w:author="Conor Souness" w:date="2017-02-01T16:37:00Z">
          <w:r w:rsidDel="00FA2CE4">
            <w:delText>3.</w:delText>
          </w:r>
          <w:r w:rsidDel="00FA2CE4">
            <w:tab/>
          </w:r>
        </w:del>
      </w:ins>
      <w:commentRangeStart w:id="525"/>
      <w:del w:id="526" w:author="Conor Souness" w:date="2017-02-01T16:37:00Z">
        <w:r w:rsidR="008B1AD8" w:rsidDel="00FA2CE4">
          <w:delText>3.</w:delText>
        </w:r>
        <w:r w:rsidR="008B1AD8" w:rsidDel="00FA2CE4">
          <w:tab/>
        </w:r>
        <w:r w:rsidR="00E547D1" w:rsidDel="00FA2CE4">
          <w:delText>Change t</w:delText>
        </w:r>
      </w:del>
      <w:ins w:id="527" w:author="nicholas ward" w:date="2017-02-01T16:05:00Z">
        <w:del w:id="528" w:author="Conor Souness" w:date="2017-02-01T16:37:00Z">
          <w:r w:rsidR="00D54421" w:rsidDel="00FA2CE4">
            <w:delText>he</w:delText>
          </w:r>
        </w:del>
      </w:ins>
      <w:del w:id="529" w:author="Conor Souness" w:date="2017-02-01T16:37:00Z">
        <w:r w:rsidR="00E547D1" w:rsidDel="00FA2CE4">
          <w:delText xml:space="preserve">o id from </w:delText>
        </w:r>
        <w:commentRangeStart w:id="530"/>
        <w:r w:rsidR="00E547D1" w:rsidRPr="009D714B" w:rsidDel="00FA2CE4">
          <w:rPr>
            <w:b/>
            <w:rPrChange w:id="531" w:author="nicholas ward" w:date="2017-02-01T16:17:00Z">
              <w:rPr/>
            </w:rPrChange>
          </w:rPr>
          <w:delText xml:space="preserve">android:id=”@+/button” to </w:delText>
        </w:r>
        <w:commentRangeEnd w:id="530"/>
        <w:r w:rsidR="00D54421" w:rsidDel="00FA2CE4">
          <w:rPr>
            <w:rStyle w:val="CommentReference"/>
          </w:rPr>
          <w:commentReference w:id="530"/>
        </w:r>
        <w:r w:rsidR="00E547D1" w:rsidRPr="009D714B" w:rsidDel="00FA2CE4">
          <w:rPr>
            <w:b/>
            <w:rPrChange w:id="532" w:author="nicholas ward" w:date="2017-02-01T16:17:00Z">
              <w:rPr/>
            </w:rPrChange>
          </w:rPr>
          <w:delText>android:id=”@+/popUp”</w:delText>
        </w:r>
        <w:commentRangeEnd w:id="525"/>
        <w:r w:rsidDel="00FA2CE4">
          <w:rPr>
            <w:rStyle w:val="CommentReference"/>
          </w:rPr>
          <w:commentReference w:id="525"/>
        </w:r>
      </w:del>
    </w:p>
    <w:p w14:paraId="087DD9B7" w14:textId="615AB272" w:rsidR="009D714B" w:rsidRPr="009D714B" w:rsidDel="00FA2CE4" w:rsidRDefault="009D714B" w:rsidP="009D714B">
      <w:pPr>
        <w:ind w:left="720" w:hanging="720"/>
        <w:rPr>
          <w:del w:id="533" w:author="Conor Souness" w:date="2017-02-01T16:37:00Z"/>
        </w:rPr>
      </w:pPr>
    </w:p>
    <w:p w14:paraId="5F15EC0A" w14:textId="389B4D66" w:rsidR="00E547D1" w:rsidDel="00FA2CE4" w:rsidRDefault="008B1AD8" w:rsidP="001016D3">
      <w:pPr>
        <w:rPr>
          <w:del w:id="534" w:author="Conor Souness" w:date="2017-02-01T16:37:00Z"/>
        </w:rPr>
      </w:pPr>
      <w:del w:id="535" w:author="Conor Souness" w:date="2017-02-01T16:37:00Z">
        <w:r w:rsidDel="00FA2CE4">
          <w:delText>4.</w:delText>
        </w:r>
        <w:r w:rsidDel="00FA2CE4">
          <w:tab/>
        </w:r>
        <w:r w:rsidR="00E547D1" w:rsidDel="00FA2CE4">
          <w:delText xml:space="preserve">Change the </w:delText>
        </w:r>
        <w:commentRangeStart w:id="536"/>
        <w:r w:rsidR="00E547D1" w:rsidDel="00FA2CE4">
          <w:delText>text</w:delText>
        </w:r>
        <w:commentRangeEnd w:id="536"/>
        <w:r w:rsidR="00D54421" w:rsidDel="00FA2CE4">
          <w:rPr>
            <w:rStyle w:val="CommentReference"/>
          </w:rPr>
          <w:commentReference w:id="536"/>
        </w:r>
        <w:r w:rsidR="00E547D1" w:rsidDel="00FA2CE4">
          <w:delText xml:space="preserve"> of the button to “PopUp”</w:delText>
        </w:r>
        <w:r w:rsidR="00A763EE" w:rsidDel="00FA2CE4">
          <w:delText xml:space="preserve"> , android:text does this!</w:delText>
        </w:r>
      </w:del>
    </w:p>
    <w:p w14:paraId="670D1C10" w14:textId="77777777" w:rsidR="00A763EE" w:rsidRDefault="00A763EE" w:rsidP="00BE1D2F">
      <w:pPr>
        <w:pStyle w:val="ListParagraph"/>
        <w:jc w:val="both"/>
      </w:pPr>
    </w:p>
    <w:p w14:paraId="7CFA893F" w14:textId="138F18C1" w:rsidR="009D714B" w:rsidRDefault="00AA4E52" w:rsidP="00BE1D2F">
      <w:pPr>
        <w:pStyle w:val="ListParagraph"/>
        <w:ind w:left="0"/>
        <w:jc w:val="both"/>
        <w:rPr>
          <w:ins w:id="537" w:author="Conor Souness" w:date="2017-02-01T16:38:00Z"/>
        </w:rPr>
      </w:pPr>
      <w:ins w:id="538" w:author="Conor Souness" w:date="2017-02-01T16:38:00Z">
        <w:r>
          <w:t>We need to add unique properties to the button for our code to access.</w:t>
        </w:r>
      </w:ins>
    </w:p>
    <w:p w14:paraId="35518604" w14:textId="77777777" w:rsidR="00AA4E52" w:rsidRDefault="00AA4E52" w:rsidP="00BE1D2F">
      <w:pPr>
        <w:pStyle w:val="ListParagraph"/>
        <w:ind w:left="0"/>
        <w:jc w:val="both"/>
        <w:rPr>
          <w:ins w:id="539" w:author="Conor Souness" w:date="2017-02-01T16:38:00Z"/>
        </w:rPr>
      </w:pPr>
    </w:p>
    <w:p w14:paraId="73B55AA9" w14:textId="11D6A1BD" w:rsidR="00AA4E52" w:rsidRDefault="00AA4E52" w:rsidP="00AA4E52">
      <w:pPr>
        <w:pStyle w:val="ListParagraph"/>
        <w:numPr>
          <w:ilvl w:val="0"/>
          <w:numId w:val="1"/>
        </w:numPr>
        <w:jc w:val="both"/>
        <w:rPr>
          <w:ins w:id="540" w:author="Conor Souness" w:date="2017-02-01T16:39:00Z"/>
        </w:rPr>
        <w:pPrChange w:id="541" w:author="Conor Souness" w:date="2017-02-01T16:38:00Z">
          <w:pPr>
            <w:pStyle w:val="ListParagraph"/>
            <w:ind w:left="0"/>
            <w:jc w:val="both"/>
          </w:pPr>
        </w:pPrChange>
      </w:pPr>
      <w:ins w:id="542" w:author="Conor Souness" w:date="2017-02-01T16:38:00Z">
        <w:r>
          <w:t>Go to the properties tab.</w:t>
        </w:r>
      </w:ins>
    </w:p>
    <w:p w14:paraId="5372D041" w14:textId="4666B3D2" w:rsidR="00AA4E52" w:rsidRDefault="00AA4E52" w:rsidP="00AA4E52">
      <w:pPr>
        <w:pStyle w:val="ListParagraph"/>
        <w:ind w:left="420"/>
        <w:jc w:val="both"/>
        <w:rPr>
          <w:ins w:id="543" w:author="Conor Souness" w:date="2017-02-01T16:38:00Z"/>
        </w:rPr>
        <w:pPrChange w:id="544" w:author="Conor Souness" w:date="2017-02-01T16:39:00Z">
          <w:pPr>
            <w:pStyle w:val="ListParagraph"/>
            <w:ind w:left="0"/>
            <w:jc w:val="both"/>
          </w:pPr>
        </w:pPrChange>
      </w:pPr>
      <w:ins w:id="545" w:author="Conor Souness" w:date="2017-02-01T16:39:00Z">
        <w:r>
          <w:rPr>
            <w:noProof/>
            <w:lang w:val="en-US"/>
          </w:rPr>
          <w:drawing>
            <wp:inline distT="0" distB="0" distL="0" distR="0" wp14:anchorId="6D0D53BB" wp14:editId="70EE1CCE">
              <wp:extent cx="4000500" cy="5829300"/>
              <wp:effectExtent l="0" t="0" r="12700"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01 at 16.37.36.png"/>
                      <pic:cNvPicPr/>
                    </pic:nvPicPr>
                    <pic:blipFill>
                      <a:blip r:embed="rId22">
                        <a:extLst>
                          <a:ext uri="{28A0092B-C50C-407E-A947-70E740481C1C}">
                            <a14:useLocalDpi xmlns:a14="http://schemas.microsoft.com/office/drawing/2010/main" val="0"/>
                          </a:ext>
                        </a:extLst>
                      </a:blip>
                      <a:stretch>
                        <a:fillRect/>
                      </a:stretch>
                    </pic:blipFill>
                    <pic:spPr>
                      <a:xfrm>
                        <a:off x="0" y="0"/>
                        <a:ext cx="4000500" cy="5829300"/>
                      </a:xfrm>
                      <a:prstGeom prst="rect">
                        <a:avLst/>
                      </a:prstGeom>
                    </pic:spPr>
                  </pic:pic>
                </a:graphicData>
              </a:graphic>
            </wp:inline>
          </w:drawing>
        </w:r>
      </w:ins>
    </w:p>
    <w:p w14:paraId="0F63E83A" w14:textId="6219E3B1" w:rsidR="00AA4E52" w:rsidRDefault="00AA4E52" w:rsidP="00AA4E52">
      <w:pPr>
        <w:pStyle w:val="ListParagraph"/>
        <w:numPr>
          <w:ilvl w:val="0"/>
          <w:numId w:val="1"/>
        </w:numPr>
        <w:jc w:val="both"/>
        <w:rPr>
          <w:ins w:id="546" w:author="Conor Souness" w:date="2017-02-01T16:39:00Z"/>
        </w:rPr>
        <w:pPrChange w:id="547" w:author="Conor Souness" w:date="2017-02-01T16:38:00Z">
          <w:pPr>
            <w:pStyle w:val="ListParagraph"/>
            <w:ind w:left="0"/>
            <w:jc w:val="both"/>
          </w:pPr>
        </w:pPrChange>
      </w:pPr>
      <w:ins w:id="548" w:author="Conor Souness" w:date="2017-02-01T16:38:00Z">
        <w:r>
          <w:t>Rename the button ID to popUp</w:t>
        </w:r>
      </w:ins>
      <w:ins w:id="549" w:author="Conor Souness" w:date="2017-02-01T16:39:00Z">
        <w:r>
          <w:t>.</w:t>
        </w:r>
      </w:ins>
    </w:p>
    <w:p w14:paraId="23DFF72B" w14:textId="1640EA8D" w:rsidR="00AA4E52" w:rsidRDefault="00AA4E52" w:rsidP="00AA4E52">
      <w:pPr>
        <w:pStyle w:val="ListParagraph"/>
        <w:numPr>
          <w:ilvl w:val="0"/>
          <w:numId w:val="1"/>
        </w:numPr>
        <w:jc w:val="both"/>
        <w:rPr>
          <w:ins w:id="550" w:author="Conor Souness" w:date="2017-02-01T16:39:00Z"/>
        </w:rPr>
        <w:pPrChange w:id="551" w:author="Conor Souness" w:date="2017-02-01T16:38:00Z">
          <w:pPr>
            <w:pStyle w:val="ListParagraph"/>
            <w:ind w:left="0"/>
            <w:jc w:val="both"/>
          </w:pPr>
        </w:pPrChange>
      </w:pPr>
      <w:ins w:id="552" w:author="Conor Souness" w:date="2017-02-01T16:39:00Z">
        <w:r>
          <w:t>Rename the button text to Pop Up</w:t>
        </w:r>
      </w:ins>
    </w:p>
    <w:p w14:paraId="79D3F262" w14:textId="0B744846" w:rsidR="00AA4E52" w:rsidRDefault="00AA4E52" w:rsidP="002334A3">
      <w:pPr>
        <w:jc w:val="both"/>
        <w:rPr>
          <w:ins w:id="553" w:author="Conor Souness" w:date="2017-02-01T16:53:00Z"/>
        </w:rPr>
        <w:pPrChange w:id="554" w:author="Conor Souness" w:date="2017-02-01T16:53:00Z">
          <w:pPr>
            <w:pStyle w:val="ListParagraph"/>
            <w:ind w:left="0"/>
            <w:jc w:val="both"/>
          </w:pPr>
        </w:pPrChange>
      </w:pPr>
    </w:p>
    <w:p w14:paraId="5F31C001" w14:textId="77777777" w:rsidR="002334A3" w:rsidRDefault="002334A3" w:rsidP="002334A3">
      <w:pPr>
        <w:jc w:val="both"/>
        <w:rPr>
          <w:ins w:id="555" w:author="nicholas ward" w:date="2017-02-01T16:17:00Z"/>
        </w:rPr>
        <w:pPrChange w:id="556" w:author="Conor Souness" w:date="2017-02-01T16:53:00Z">
          <w:pPr>
            <w:pStyle w:val="ListParagraph"/>
            <w:ind w:left="0"/>
            <w:jc w:val="both"/>
          </w:pPr>
        </w:pPrChange>
      </w:pPr>
    </w:p>
    <w:p w14:paraId="32702442" w14:textId="129FCAEC" w:rsidR="00A763EE" w:rsidRDefault="002334A3" w:rsidP="002334A3">
      <w:pPr>
        <w:pStyle w:val="ListParagraph"/>
        <w:ind w:left="420" w:hanging="420"/>
        <w:jc w:val="both"/>
        <w:rPr>
          <w:ins w:id="557" w:author="Conor Souness" w:date="2017-02-01T16:53:00Z"/>
        </w:rPr>
        <w:pPrChange w:id="558" w:author="Conor Souness" w:date="2017-02-01T16:53:00Z">
          <w:pPr>
            <w:pStyle w:val="ListParagraph"/>
            <w:ind w:left="0"/>
            <w:jc w:val="both"/>
          </w:pPr>
        </w:pPrChange>
      </w:pPr>
      <w:ins w:id="559" w:author="Conor Souness" w:date="2017-02-01T16:53:00Z">
        <w:r>
          <w:t>5.</w:t>
        </w:r>
        <w:r>
          <w:tab/>
        </w:r>
      </w:ins>
      <w:del w:id="560" w:author="nicholas ward" w:date="2017-02-01T16:17:00Z">
        <w:r w:rsidR="00A763EE" w:rsidDel="009D714B">
          <w:delText xml:space="preserve">We’re going to enable some functionality for this button. </w:delText>
        </w:r>
      </w:del>
      <w:ins w:id="561" w:author="nicholas ward" w:date="2017-02-01T16:17:00Z">
        <w:r w:rsidR="009D714B">
          <w:t xml:space="preserve">Now that we have placed the button and given it an id </w:t>
        </w:r>
        <w:del w:id="562" w:author="Conor Souness" w:date="2017-02-01T16:40:00Z">
          <w:r w:rsidR="009D714B" w:rsidDel="00AA4E52">
            <w:delText>we must attach the behaviour to it.</w:delText>
          </w:r>
        </w:del>
      </w:ins>
      <w:ins w:id="563" w:author="Conor Souness" w:date="2017-02-01T16:40:00Z">
        <w:r w:rsidR="00AA4E52">
          <w:t>we will add functionality to it.</w:t>
        </w:r>
      </w:ins>
    </w:p>
    <w:p w14:paraId="12A37ADA" w14:textId="77777777" w:rsidR="002334A3" w:rsidRDefault="002334A3" w:rsidP="00BE1D2F">
      <w:pPr>
        <w:pStyle w:val="ListParagraph"/>
        <w:ind w:left="0"/>
        <w:jc w:val="both"/>
        <w:rPr>
          <w:ins w:id="564" w:author="Conor Souness" w:date="2017-02-01T16:53:00Z"/>
        </w:rPr>
      </w:pPr>
    </w:p>
    <w:p w14:paraId="24ACAF79" w14:textId="77777777" w:rsidR="002334A3" w:rsidRDefault="002334A3" w:rsidP="00BE1D2F">
      <w:pPr>
        <w:pStyle w:val="ListParagraph"/>
        <w:ind w:left="0"/>
        <w:jc w:val="both"/>
        <w:rPr>
          <w:ins w:id="565" w:author="Conor Souness" w:date="2017-02-01T16:53:00Z"/>
        </w:rPr>
      </w:pPr>
    </w:p>
    <w:p w14:paraId="0FD48A3B" w14:textId="77777777" w:rsidR="002334A3" w:rsidRDefault="002334A3" w:rsidP="00BE1D2F">
      <w:pPr>
        <w:pStyle w:val="ListParagraph"/>
        <w:ind w:left="0"/>
        <w:jc w:val="both"/>
        <w:rPr>
          <w:ins w:id="566" w:author="Conor Souness" w:date="2017-02-01T16:53:00Z"/>
        </w:rPr>
      </w:pPr>
    </w:p>
    <w:p w14:paraId="67C7A1AB" w14:textId="77777777" w:rsidR="002334A3" w:rsidRDefault="002334A3" w:rsidP="00BE1D2F">
      <w:pPr>
        <w:pStyle w:val="ListParagraph"/>
        <w:ind w:left="0"/>
        <w:jc w:val="both"/>
        <w:rPr>
          <w:ins w:id="567" w:author="Conor Souness" w:date="2017-02-01T16:53:00Z"/>
        </w:rPr>
      </w:pPr>
    </w:p>
    <w:p w14:paraId="70920BB6" w14:textId="77777777" w:rsidR="002334A3" w:rsidRDefault="002334A3" w:rsidP="00BE1D2F">
      <w:pPr>
        <w:pStyle w:val="ListParagraph"/>
        <w:ind w:left="0"/>
        <w:jc w:val="both"/>
        <w:rPr>
          <w:ins w:id="568" w:author="Conor Souness" w:date="2017-02-01T16:53:00Z"/>
        </w:rPr>
      </w:pPr>
    </w:p>
    <w:p w14:paraId="2DD84938" w14:textId="77777777" w:rsidR="002334A3" w:rsidRDefault="002334A3" w:rsidP="00BE1D2F">
      <w:pPr>
        <w:pStyle w:val="ListParagraph"/>
        <w:ind w:left="0"/>
        <w:jc w:val="both"/>
        <w:rPr>
          <w:ins w:id="569" w:author="Conor Souness" w:date="2017-02-01T16:53:00Z"/>
        </w:rPr>
      </w:pPr>
    </w:p>
    <w:p w14:paraId="5D7DA5CF" w14:textId="77777777" w:rsidR="002334A3" w:rsidRDefault="002334A3" w:rsidP="00BE1D2F">
      <w:pPr>
        <w:pStyle w:val="ListParagraph"/>
        <w:ind w:left="0"/>
        <w:jc w:val="both"/>
        <w:rPr>
          <w:ins w:id="570" w:author="Conor Souness" w:date="2017-02-01T16:53:00Z"/>
        </w:rPr>
      </w:pPr>
    </w:p>
    <w:p w14:paraId="384EE671" w14:textId="77777777" w:rsidR="002334A3" w:rsidRDefault="002334A3" w:rsidP="00BE1D2F">
      <w:pPr>
        <w:pStyle w:val="ListParagraph"/>
        <w:ind w:left="0"/>
        <w:jc w:val="both"/>
        <w:rPr>
          <w:ins w:id="571" w:author="Conor Souness" w:date="2017-02-01T16:53:00Z"/>
        </w:rPr>
      </w:pPr>
    </w:p>
    <w:p w14:paraId="45EB5AA3" w14:textId="77777777" w:rsidR="002334A3" w:rsidRDefault="002334A3" w:rsidP="00BE1D2F">
      <w:pPr>
        <w:pStyle w:val="ListParagraph"/>
        <w:ind w:left="0"/>
        <w:jc w:val="both"/>
        <w:rPr>
          <w:ins w:id="572" w:author="Conor Souness" w:date="2017-02-01T16:53:00Z"/>
        </w:rPr>
      </w:pPr>
    </w:p>
    <w:p w14:paraId="7100F408" w14:textId="77777777" w:rsidR="002334A3" w:rsidRDefault="002334A3" w:rsidP="00BE1D2F">
      <w:pPr>
        <w:pStyle w:val="ListParagraph"/>
        <w:ind w:left="0"/>
        <w:jc w:val="both"/>
        <w:rPr>
          <w:ins w:id="573" w:author="nicholas ward" w:date="2017-02-01T16:07:00Z"/>
        </w:rPr>
      </w:pPr>
    </w:p>
    <w:p w14:paraId="132BC0E3" w14:textId="77777777" w:rsidR="00D54421" w:rsidDel="009D714B" w:rsidRDefault="00D54421" w:rsidP="00BE1D2F">
      <w:pPr>
        <w:pStyle w:val="ListParagraph"/>
        <w:ind w:left="0"/>
        <w:jc w:val="both"/>
        <w:rPr>
          <w:del w:id="574" w:author="nicholas ward" w:date="2017-02-01T16:17:00Z"/>
          <w:rStyle w:val="CommentReference"/>
        </w:rPr>
      </w:pPr>
    </w:p>
    <w:p w14:paraId="10936DD4" w14:textId="77777777" w:rsidR="009D714B" w:rsidRDefault="009D714B" w:rsidP="00BE1D2F">
      <w:pPr>
        <w:pStyle w:val="ListParagraph"/>
        <w:ind w:left="0"/>
        <w:jc w:val="both"/>
        <w:rPr>
          <w:ins w:id="575" w:author="nicholas ward" w:date="2017-02-01T16:17:00Z"/>
        </w:rPr>
      </w:pPr>
    </w:p>
    <w:p w14:paraId="02E91BB0" w14:textId="5429340B" w:rsidR="00A763EE" w:rsidDel="009D714B" w:rsidRDefault="00F14F6C" w:rsidP="00F14F6C">
      <w:pPr>
        <w:jc w:val="both"/>
        <w:rPr>
          <w:del w:id="576" w:author="nicholas ward" w:date="2017-02-01T16:17:00Z"/>
        </w:rPr>
        <w:pPrChange w:id="577" w:author="Conor Souness" w:date="2017-02-01T16:53:00Z">
          <w:pPr>
            <w:pStyle w:val="ListParagraph"/>
            <w:ind w:left="0"/>
            <w:jc w:val="both"/>
          </w:pPr>
        </w:pPrChange>
      </w:pPr>
      <w:ins w:id="578" w:author="Conor Souness" w:date="2017-02-01T16:53:00Z">
        <w:r>
          <w:t>6.</w:t>
        </w:r>
        <w:r>
          <w:tab/>
        </w:r>
      </w:ins>
    </w:p>
    <w:p w14:paraId="43D7CEDB" w14:textId="6EF2C220" w:rsidR="00A763EE" w:rsidRDefault="008A233F" w:rsidP="00F14F6C">
      <w:pPr>
        <w:ind w:left="720" w:hanging="720"/>
        <w:rPr>
          <w:ins w:id="579" w:author="Conor Souness" w:date="2017-02-01T16:52:00Z"/>
        </w:rPr>
        <w:pPrChange w:id="580" w:author="Conor Souness" w:date="2017-02-01T16:53:00Z">
          <w:pPr>
            <w:pStyle w:val="ListParagraph"/>
            <w:ind w:left="0"/>
            <w:jc w:val="both"/>
          </w:pPr>
        </w:pPrChange>
      </w:pPr>
      <w:del w:id="581" w:author="Conor Souness" w:date="2017-02-01T16:52:00Z">
        <w:r w:rsidDel="002334A3">
          <w:delText>5.</w:delText>
        </w:r>
        <w:r w:rsidDel="002334A3">
          <w:tab/>
        </w:r>
      </w:del>
      <w:r w:rsidR="00A763EE">
        <w:t>Double click the MainActivity.java file in the project pane. This is located under the java folder.</w:t>
      </w:r>
    </w:p>
    <w:p w14:paraId="00D7B977" w14:textId="1F71DEEC" w:rsidR="002334A3" w:rsidRDefault="002334A3" w:rsidP="002334A3">
      <w:pPr>
        <w:jc w:val="both"/>
        <w:rPr>
          <w:ins w:id="582" w:author="Conor Souness" w:date="2017-02-01T16:52:00Z"/>
        </w:rPr>
        <w:pPrChange w:id="583" w:author="Conor Souness" w:date="2017-02-01T16:52:00Z">
          <w:pPr>
            <w:pStyle w:val="ListParagraph"/>
            <w:ind w:left="0"/>
            <w:jc w:val="both"/>
          </w:pPr>
        </w:pPrChange>
      </w:pPr>
      <w:ins w:id="584" w:author="Conor Souness" w:date="2017-02-01T16:53:00Z">
        <w:r>
          <w:rPr>
            <w:noProof/>
            <w:lang w:val="en-US"/>
          </w:rPr>
          <w:drawing>
            <wp:inline distT="0" distB="0" distL="0" distR="0" wp14:anchorId="6E81C033" wp14:editId="6B2557BA">
              <wp:extent cx="5270500" cy="2533650"/>
              <wp:effectExtent l="0" t="0" r="1270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01 at 16.52.42.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2533650"/>
                      </a:xfrm>
                      <a:prstGeom prst="rect">
                        <a:avLst/>
                      </a:prstGeom>
                    </pic:spPr>
                  </pic:pic>
                </a:graphicData>
              </a:graphic>
            </wp:inline>
          </w:drawing>
        </w:r>
      </w:ins>
    </w:p>
    <w:p w14:paraId="6B2A9E6E" w14:textId="77777777" w:rsidR="002334A3" w:rsidRDefault="002334A3" w:rsidP="002334A3">
      <w:pPr>
        <w:jc w:val="both"/>
        <w:pPrChange w:id="585" w:author="Conor Souness" w:date="2017-02-01T16:52:00Z">
          <w:pPr>
            <w:pStyle w:val="ListParagraph"/>
            <w:ind w:left="0"/>
            <w:jc w:val="both"/>
          </w:pPr>
        </w:pPrChange>
      </w:pPr>
    </w:p>
    <w:p w14:paraId="49278FF0" w14:textId="77777777" w:rsidR="00540917" w:rsidRDefault="00540917" w:rsidP="00BE1D2F">
      <w:pPr>
        <w:pStyle w:val="ListParagraph"/>
        <w:ind w:left="0"/>
        <w:jc w:val="both"/>
      </w:pPr>
    </w:p>
    <w:p w14:paraId="0DC9B5A5" w14:textId="4F115C40" w:rsidR="00540917" w:rsidDel="00AA4E52" w:rsidRDefault="002334A3" w:rsidP="00BE1D2F">
      <w:pPr>
        <w:pStyle w:val="ListParagraph"/>
        <w:ind w:left="0"/>
        <w:jc w:val="both"/>
        <w:rPr>
          <w:del w:id="586" w:author="Conor Souness" w:date="2017-02-01T16:40:00Z"/>
        </w:rPr>
      </w:pPr>
      <w:ins w:id="587" w:author="Conor Souness" w:date="2017-02-01T16:41:00Z">
        <w:r>
          <w:t>7.</w:t>
        </w:r>
        <w:r w:rsidR="00AA4E52">
          <w:t xml:space="preserve"> </w:t>
        </w:r>
        <w:r w:rsidR="00AA4E52">
          <w:tab/>
          <w:t>Go to line 36.</w:t>
        </w:r>
      </w:ins>
      <w:commentRangeStart w:id="588"/>
      <w:del w:id="589" w:author="Conor Souness" w:date="2017-02-01T16:40:00Z">
        <w:r w:rsidR="00540917" w:rsidDel="00AA4E52">
          <w:delText xml:space="preserve">I have commented a click listener </w:delText>
        </w:r>
        <w:commentRangeEnd w:id="588"/>
        <w:r w:rsidR="00D54421" w:rsidDel="00AA4E52">
          <w:rPr>
            <w:rStyle w:val="CommentReference"/>
          </w:rPr>
          <w:commentReference w:id="588"/>
        </w:r>
        <w:r w:rsidR="00540917" w:rsidDel="00AA4E52">
          <w:delText>for the “send to pure data” . We’re going to copy that code and edit it for the button we just created using its ID.</w:delText>
        </w:r>
      </w:del>
    </w:p>
    <w:p w14:paraId="0E4A2B0C" w14:textId="77777777" w:rsidR="00540917" w:rsidRDefault="00540917" w:rsidP="00A763EE">
      <w:pPr>
        <w:pStyle w:val="ListParagraph"/>
        <w:ind w:left="0"/>
      </w:pPr>
    </w:p>
    <w:p w14:paraId="4E62365D" w14:textId="77777777" w:rsidR="00540917" w:rsidRDefault="00EB769C" w:rsidP="00A763EE">
      <w:pPr>
        <w:pStyle w:val="ListParagraph"/>
        <w:ind w:left="0"/>
      </w:pPr>
      <w:r>
        <w:rPr>
          <w:noProof/>
          <w:lang w:val="en-US"/>
        </w:rPr>
        <w:drawing>
          <wp:inline distT="0" distB="0" distL="0" distR="0" wp14:anchorId="6F4EBA97" wp14:editId="3A593010">
            <wp:extent cx="5285946" cy="279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31 at 12.01.43.png"/>
                    <pic:cNvPicPr/>
                  </pic:nvPicPr>
                  <pic:blipFill rotWithShape="1">
                    <a:blip r:embed="rId24">
                      <a:extLst>
                        <a:ext uri="{28A0092B-C50C-407E-A947-70E740481C1C}">
                          <a14:useLocalDpi xmlns:a14="http://schemas.microsoft.com/office/drawing/2010/main" val="0"/>
                        </a:ext>
                      </a:extLst>
                    </a:blip>
                    <a:srcRect l="1571" t="1280" r="51274" b="34272"/>
                    <a:stretch/>
                  </pic:blipFill>
                  <pic:spPr bwMode="auto">
                    <a:xfrm>
                      <a:off x="0" y="0"/>
                      <a:ext cx="5336346" cy="282064"/>
                    </a:xfrm>
                    <a:prstGeom prst="rect">
                      <a:avLst/>
                    </a:prstGeom>
                    <a:ln>
                      <a:noFill/>
                    </a:ln>
                    <a:extLst>
                      <a:ext uri="{53640926-AAD7-44d8-BBD7-CCE9431645EC}">
                        <a14:shadowObscured xmlns:a14="http://schemas.microsoft.com/office/drawing/2010/main"/>
                      </a:ext>
                    </a:extLst>
                  </pic:spPr>
                </pic:pic>
              </a:graphicData>
            </a:graphic>
          </wp:inline>
        </w:drawing>
      </w:r>
    </w:p>
    <w:p w14:paraId="28CC60CF" w14:textId="77777777" w:rsidR="00BE1D2F" w:rsidDel="00593371" w:rsidRDefault="00BE1D2F" w:rsidP="00A763EE">
      <w:pPr>
        <w:pStyle w:val="ListParagraph"/>
        <w:ind w:left="0"/>
        <w:rPr>
          <w:del w:id="590" w:author="Conor Souness" w:date="2017-02-01T16:48:00Z"/>
        </w:rPr>
      </w:pPr>
      <w:commentRangeStart w:id="591"/>
    </w:p>
    <w:p w14:paraId="1766E9DC" w14:textId="77777777" w:rsidR="00CE159A" w:rsidRDefault="00CE159A" w:rsidP="00BE1D2F">
      <w:pPr>
        <w:pStyle w:val="ListParagraph"/>
        <w:ind w:left="0"/>
        <w:jc w:val="both"/>
        <w:rPr>
          <w:ins w:id="592" w:author="Conor Souness" w:date="2017-02-01T16:45:00Z"/>
        </w:rPr>
      </w:pPr>
    </w:p>
    <w:p w14:paraId="43AAA291" w14:textId="62265FAE" w:rsidR="00BE1D2F" w:rsidRDefault="00BE1D2F" w:rsidP="00BE1D2F">
      <w:pPr>
        <w:pStyle w:val="ListParagraph"/>
        <w:ind w:left="0"/>
        <w:jc w:val="both"/>
        <w:rPr>
          <w:ins w:id="593" w:author="Conor Souness" w:date="2017-02-01T16:42:00Z"/>
        </w:rPr>
      </w:pPr>
      <w:del w:id="594" w:author="Conor Souness" w:date="2017-02-01T16:45:00Z">
        <w:r w:rsidDel="00CE159A">
          <w:delText xml:space="preserve">This is the line we need at the start of our OnCreate() method. </w:delText>
        </w:r>
      </w:del>
      <w:r>
        <w:t xml:space="preserve">This is using the id for the </w:t>
      </w:r>
      <w:r w:rsidR="00963493">
        <w:t>“</w:t>
      </w:r>
      <w:r>
        <w:t>send to pure data</w:t>
      </w:r>
      <w:r w:rsidR="00963493">
        <w:t>”</w:t>
      </w:r>
      <w:r>
        <w:t xml:space="preserve"> button</w:t>
      </w:r>
      <w:ins w:id="595" w:author="Conor Souness" w:date="2017-02-01T16:45:00Z">
        <w:r w:rsidR="00CE159A">
          <w:t xml:space="preserve"> typed in the properties section in the GUI design tab</w:t>
        </w:r>
      </w:ins>
      <w:r>
        <w:t>.</w:t>
      </w:r>
    </w:p>
    <w:p w14:paraId="7A8E9395" w14:textId="77777777" w:rsidR="00AA4E52" w:rsidRDefault="00AA4E52" w:rsidP="00BE1D2F">
      <w:pPr>
        <w:pStyle w:val="ListParagraph"/>
        <w:ind w:left="0"/>
        <w:jc w:val="both"/>
      </w:pPr>
    </w:p>
    <w:commentRangeEnd w:id="591"/>
    <w:p w14:paraId="042B6574" w14:textId="77777777" w:rsidR="00BE1D2F" w:rsidRDefault="00D54421" w:rsidP="00BE1D2F">
      <w:pPr>
        <w:pStyle w:val="ListParagraph"/>
        <w:ind w:left="0"/>
        <w:jc w:val="both"/>
      </w:pPr>
      <w:r>
        <w:rPr>
          <w:rStyle w:val="CommentReference"/>
        </w:rPr>
        <w:commentReference w:id="591"/>
      </w:r>
    </w:p>
    <w:p w14:paraId="0FDFBF47" w14:textId="680CE135" w:rsidR="00BE1D2F" w:rsidRDefault="002334A3" w:rsidP="00BE1D2F">
      <w:pPr>
        <w:pStyle w:val="ListParagraph"/>
        <w:ind w:left="0"/>
        <w:jc w:val="both"/>
      </w:pPr>
      <w:ins w:id="596" w:author="Conor Souness" w:date="2017-02-01T16:52:00Z">
        <w:r>
          <w:t>8.</w:t>
        </w:r>
      </w:ins>
      <w:del w:id="597" w:author="Conor Souness" w:date="2017-02-01T16:52:00Z">
        <w:r w:rsidR="007D1803" w:rsidDel="002334A3">
          <w:delText>6</w:delText>
        </w:r>
      </w:del>
      <w:r w:rsidR="007D1803">
        <w:t>.</w:t>
      </w:r>
      <w:r w:rsidR="007D1803">
        <w:tab/>
      </w:r>
      <w:r w:rsidR="00BE1D2F">
        <w:t>Underneath this line add the following:</w:t>
      </w:r>
    </w:p>
    <w:p w14:paraId="15B9B9BF" w14:textId="77777777" w:rsidR="00BE1D2F" w:rsidRDefault="00BE1D2F" w:rsidP="00BE1D2F">
      <w:pPr>
        <w:pStyle w:val="ListParagraph"/>
        <w:ind w:left="0"/>
        <w:jc w:val="both"/>
      </w:pPr>
    </w:p>
    <w:p w14:paraId="11179BA6" w14:textId="77777777" w:rsidR="00BE1D2F" w:rsidRPr="00963493" w:rsidRDefault="00BE1D2F" w:rsidP="001016D3">
      <w:pPr>
        <w:pStyle w:val="ListParagraph"/>
        <w:ind w:left="0" w:firstLine="720"/>
        <w:jc w:val="both"/>
        <w:rPr>
          <w:b/>
        </w:rPr>
      </w:pPr>
      <w:r w:rsidRPr="00963493">
        <w:rPr>
          <w:b/>
        </w:rPr>
        <w:t>Button pop = (Button)</w:t>
      </w:r>
      <w:r w:rsidR="00963493">
        <w:rPr>
          <w:b/>
        </w:rPr>
        <w:t xml:space="preserve"> </w:t>
      </w:r>
      <w:r w:rsidRPr="00963493">
        <w:rPr>
          <w:b/>
        </w:rPr>
        <w:t xml:space="preserve"> findViewById(R.id.popUp); </w:t>
      </w:r>
    </w:p>
    <w:p w14:paraId="51BAD8D0" w14:textId="77777777" w:rsidR="00BE1D2F" w:rsidRDefault="00BE1D2F" w:rsidP="00BE1D2F">
      <w:pPr>
        <w:pStyle w:val="ListParagraph"/>
        <w:ind w:left="0"/>
        <w:jc w:val="both"/>
      </w:pPr>
    </w:p>
    <w:p w14:paraId="081C9588" w14:textId="71E92D23" w:rsidR="00BE1D2F" w:rsidRDefault="00BE1D2F" w:rsidP="00BE1D2F">
      <w:pPr>
        <w:pStyle w:val="ListParagraph"/>
        <w:ind w:left="0"/>
        <w:jc w:val="both"/>
      </w:pPr>
      <w:r>
        <w:t xml:space="preserve">This now </w:t>
      </w:r>
      <w:del w:id="598" w:author="Conor Souness" w:date="2017-02-01T16:45:00Z">
        <w:r w:rsidDel="009D43E2">
          <w:delText>makes an object pointing</w:delText>
        </w:r>
      </w:del>
      <w:ins w:id="599" w:author="Conor Souness" w:date="2017-02-01T16:45:00Z">
        <w:r w:rsidR="009D43E2">
          <w:t>points</w:t>
        </w:r>
      </w:ins>
      <w:r>
        <w:t xml:space="preserve"> to the button you created with the id </w:t>
      </w:r>
      <w:del w:id="600" w:author="Conor Souness" w:date="2017-02-01T16:45:00Z">
        <w:r w:rsidDel="009D43E2">
          <w:delText>specified</w:delText>
        </w:r>
      </w:del>
      <w:ins w:id="601" w:author="Conor Souness" w:date="2017-02-01T16:45:00Z">
        <w:r w:rsidR="009D43E2">
          <w:t>typed in the properties section of the Design Tab</w:t>
        </w:r>
      </w:ins>
      <w:r>
        <w:t>!</w:t>
      </w:r>
    </w:p>
    <w:p w14:paraId="4BA14072" w14:textId="77777777" w:rsidR="006C4490" w:rsidRDefault="006C4490" w:rsidP="00BE1D2F">
      <w:pPr>
        <w:jc w:val="both"/>
      </w:pPr>
    </w:p>
    <w:p w14:paraId="04323E8B" w14:textId="77777777" w:rsidR="00963493" w:rsidRDefault="00963493" w:rsidP="00BE1D2F">
      <w:pPr>
        <w:jc w:val="both"/>
      </w:pPr>
      <w:r>
        <w:t>To add a listener that does something when the button is clicked, we will look at the code for the “send to pure data” button.</w:t>
      </w:r>
    </w:p>
    <w:p w14:paraId="169607E8" w14:textId="77777777" w:rsidR="00775F61" w:rsidRDefault="00775F61" w:rsidP="00BE1D2F">
      <w:pPr>
        <w:jc w:val="both"/>
      </w:pPr>
    </w:p>
    <w:p w14:paraId="14BA059B" w14:textId="77777777" w:rsidR="00775F61" w:rsidRDefault="00775F61" w:rsidP="00BE1D2F">
      <w:pPr>
        <w:jc w:val="both"/>
      </w:pPr>
    </w:p>
    <w:p w14:paraId="3F75D93C" w14:textId="77777777" w:rsidR="00775F61" w:rsidRDefault="00775F61" w:rsidP="00BE1D2F">
      <w:pPr>
        <w:jc w:val="both"/>
      </w:pPr>
      <w:r>
        <w:rPr>
          <w:noProof/>
          <w:lang w:val="en-US"/>
        </w:rPr>
        <w:drawing>
          <wp:inline distT="0" distB="0" distL="0" distR="0" wp14:anchorId="0A959D5F" wp14:editId="28C30AE6">
            <wp:extent cx="5270500" cy="1191895"/>
            <wp:effectExtent l="0" t="0" r="1270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31 at 12.01.52.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1191895"/>
                    </a:xfrm>
                    <a:prstGeom prst="rect">
                      <a:avLst/>
                    </a:prstGeom>
                  </pic:spPr>
                </pic:pic>
              </a:graphicData>
            </a:graphic>
          </wp:inline>
        </w:drawing>
      </w:r>
    </w:p>
    <w:p w14:paraId="271BA90B" w14:textId="5C57AC65" w:rsidR="00F975B7" w:rsidDel="009D43E2" w:rsidRDefault="00775F61" w:rsidP="00BE1D2F">
      <w:pPr>
        <w:jc w:val="both"/>
        <w:rPr>
          <w:del w:id="602" w:author="Conor Souness" w:date="2017-02-01T16:46:00Z"/>
        </w:rPr>
      </w:pPr>
      <w:del w:id="603" w:author="Conor Souness" w:date="2017-02-01T16:46:00Z">
        <w:r w:rsidDel="009D43E2">
          <w:delText xml:space="preserve">As in the previous part, we saw that the button for “send to pure data” was declared as </w:delText>
        </w:r>
        <w:r w:rsidRPr="00775F61" w:rsidDel="009D43E2">
          <w:rPr>
            <w:b/>
          </w:rPr>
          <w:delText>send</w:delText>
        </w:r>
        <w:r w:rsidDel="009D43E2">
          <w:delText>. (</w:delText>
        </w:r>
        <w:r w:rsidRPr="00775F61" w:rsidDel="009D43E2">
          <w:rPr>
            <w:i/>
          </w:rPr>
          <w:delText xml:space="preserve">Button </w:delText>
        </w:r>
        <w:r w:rsidRPr="00775F61" w:rsidDel="009D43E2">
          <w:rPr>
            <w:b/>
            <w:i/>
          </w:rPr>
          <w:delText>send</w:delText>
        </w:r>
        <w:r w:rsidRPr="00775F61" w:rsidDel="009D43E2">
          <w:rPr>
            <w:i/>
          </w:rPr>
          <w:delText xml:space="preserve"> = (Button)…..)</w:delText>
        </w:r>
      </w:del>
    </w:p>
    <w:p w14:paraId="6B30C118" w14:textId="2A7D9382" w:rsidR="00775F61" w:rsidDel="009D43E2" w:rsidRDefault="00775F61" w:rsidP="00BE1D2F">
      <w:pPr>
        <w:jc w:val="both"/>
        <w:rPr>
          <w:del w:id="604" w:author="Conor Souness" w:date="2017-02-01T16:46:00Z"/>
        </w:rPr>
      </w:pPr>
    </w:p>
    <w:p w14:paraId="33714A92" w14:textId="77777777" w:rsidR="009D43E2" w:rsidRDefault="007D1803" w:rsidP="001016D3">
      <w:pPr>
        <w:ind w:left="720" w:hanging="720"/>
        <w:jc w:val="both"/>
        <w:rPr>
          <w:ins w:id="605" w:author="Conor Souness" w:date="2017-02-01T16:46:00Z"/>
        </w:rPr>
      </w:pPr>
      <w:del w:id="606" w:author="Conor Souness" w:date="2017-02-01T16:46:00Z">
        <w:r w:rsidDel="009D43E2">
          <w:delText>7.</w:delText>
        </w:r>
        <w:r w:rsidDel="009D43E2">
          <w:tab/>
        </w:r>
      </w:del>
    </w:p>
    <w:p w14:paraId="57D88521" w14:textId="77777777" w:rsidR="009D43E2" w:rsidRDefault="00775F61" w:rsidP="001016D3">
      <w:pPr>
        <w:ind w:left="720" w:hanging="720"/>
        <w:jc w:val="both"/>
        <w:rPr>
          <w:ins w:id="607" w:author="Conor Souness" w:date="2017-02-01T16:46:00Z"/>
        </w:rPr>
      </w:pPr>
      <w:r>
        <w:t>Here that button is assigned a listener that will activ</w:t>
      </w:r>
      <w:bookmarkStart w:id="608" w:name="_GoBack"/>
      <w:bookmarkEnd w:id="608"/>
      <w:del w:id="609" w:author="Conor Souness" w:date="2017-02-01T16:57:00Z">
        <w:r w:rsidDel="00A73C30">
          <w:delText>it</w:delText>
        </w:r>
      </w:del>
      <w:r>
        <w:t xml:space="preserve">ate on a click (hence, onClick). </w:t>
      </w:r>
    </w:p>
    <w:p w14:paraId="2691792D" w14:textId="77777777" w:rsidR="009D43E2" w:rsidRDefault="009D43E2" w:rsidP="001016D3">
      <w:pPr>
        <w:ind w:left="720" w:hanging="720"/>
        <w:jc w:val="both"/>
        <w:rPr>
          <w:ins w:id="610" w:author="Conor Souness" w:date="2017-02-01T16:46:00Z"/>
        </w:rPr>
      </w:pPr>
    </w:p>
    <w:p w14:paraId="486C951A" w14:textId="3957CB1D" w:rsidR="00775F61" w:rsidRDefault="009D43E2" w:rsidP="001016D3">
      <w:pPr>
        <w:ind w:left="720" w:hanging="720"/>
        <w:jc w:val="both"/>
      </w:pPr>
      <w:ins w:id="611" w:author="Conor Souness" w:date="2017-02-01T16:46:00Z">
        <w:r>
          <w:t>7.</w:t>
        </w:r>
        <w:r>
          <w:tab/>
        </w:r>
      </w:ins>
      <w:del w:id="612" w:author="Conor Souness" w:date="2017-02-01T16:46:00Z">
        <w:r w:rsidR="00BA1FFA" w:rsidDel="009D43E2">
          <w:delText>We want to do something similar for our</w:delText>
        </w:r>
      </w:del>
      <w:ins w:id="613" w:author="Conor Souness" w:date="2017-02-01T16:46:00Z">
        <w:r>
          <w:t>Create the listener for the</w:t>
        </w:r>
      </w:ins>
      <w:r w:rsidR="00BA1FFA">
        <w:t xml:space="preserve"> button </w:t>
      </w:r>
      <w:r w:rsidR="00BA1FFA" w:rsidRPr="00BA1FFA">
        <w:rPr>
          <w:b/>
        </w:rPr>
        <w:t>pop</w:t>
      </w:r>
      <w:ins w:id="614" w:author="Conor Souness" w:date="2017-02-01T16:47:00Z">
        <w:r>
          <w:rPr>
            <w:b/>
          </w:rPr>
          <w:t>Up</w:t>
        </w:r>
      </w:ins>
      <w:r w:rsidR="00BA1FFA">
        <w:t>.</w:t>
      </w:r>
    </w:p>
    <w:p w14:paraId="08A0E921" w14:textId="77777777" w:rsidR="00BA1FFA" w:rsidRDefault="00BA1FFA" w:rsidP="00BE1D2F">
      <w:pPr>
        <w:jc w:val="both"/>
      </w:pPr>
    </w:p>
    <w:p w14:paraId="201C52EF" w14:textId="682F0D56" w:rsidR="00BA1FFA" w:rsidRDefault="00BA1FFA" w:rsidP="001016D3">
      <w:pPr>
        <w:ind w:firstLine="720"/>
        <w:jc w:val="both"/>
        <w:rPr>
          <w:ins w:id="615" w:author="Conor Souness" w:date="2017-02-01T16:42:00Z"/>
        </w:rPr>
      </w:pPr>
      <w:r>
        <w:t>We’ll copy the format</w:t>
      </w:r>
      <w:ins w:id="616" w:author="Conor Souness" w:date="2017-02-01T16:47:00Z">
        <w:r w:rsidR="009D43E2">
          <w:t xml:space="preserve"> of the “Send to Pure Data” button</w:t>
        </w:r>
      </w:ins>
      <w:r>
        <w:t>!</w:t>
      </w:r>
    </w:p>
    <w:p w14:paraId="41B04F25" w14:textId="77777777" w:rsidR="00A20F39" w:rsidRDefault="00A20F39" w:rsidP="001016D3">
      <w:pPr>
        <w:ind w:firstLine="720"/>
        <w:jc w:val="both"/>
        <w:rPr>
          <w:ins w:id="617" w:author="Conor Souness" w:date="2017-02-01T16:42:00Z"/>
        </w:rPr>
      </w:pPr>
    </w:p>
    <w:p w14:paraId="23D919B5" w14:textId="7727A153" w:rsidR="00A20F39" w:rsidRDefault="00A20F39" w:rsidP="001016D3">
      <w:pPr>
        <w:ind w:firstLine="720"/>
        <w:jc w:val="both"/>
      </w:pPr>
      <w:ins w:id="618" w:author="Conor Souness" w:date="2017-02-01T16:42:00Z">
        <w:r>
          <w:t>Type this at line 78.</w:t>
        </w:r>
      </w:ins>
    </w:p>
    <w:p w14:paraId="79A65A49" w14:textId="77777777" w:rsidR="00BA1FFA" w:rsidRDefault="00BA1FFA" w:rsidP="00BE1D2F">
      <w:pPr>
        <w:jc w:val="both"/>
      </w:pPr>
    </w:p>
    <w:p w14:paraId="7DE29CF3" w14:textId="77777777" w:rsidR="00BA1FFA" w:rsidRDefault="00BA1FFA" w:rsidP="001016D3">
      <w:pPr>
        <w:ind w:firstLine="720"/>
        <w:jc w:val="both"/>
      </w:pPr>
      <w:r>
        <w:t>pop.setOnClickListener(new View.OnClickListener() {</w:t>
      </w:r>
    </w:p>
    <w:p w14:paraId="79AC0EFC" w14:textId="77777777" w:rsidR="00BA1FFA" w:rsidRDefault="00BA1FFA" w:rsidP="00BE1D2F">
      <w:pPr>
        <w:jc w:val="both"/>
      </w:pPr>
    </w:p>
    <w:p w14:paraId="58C7CB5D" w14:textId="77777777" w:rsidR="00BA1FFA" w:rsidRDefault="00BA1FFA" w:rsidP="00BE1D2F">
      <w:pPr>
        <w:jc w:val="both"/>
      </w:pPr>
      <w:r>
        <w:tab/>
      </w:r>
      <w:r w:rsidR="007D1803">
        <w:tab/>
      </w:r>
      <w:r>
        <w:t>@Override</w:t>
      </w:r>
    </w:p>
    <w:p w14:paraId="03D18555" w14:textId="77777777" w:rsidR="00BA1FFA" w:rsidRDefault="00BA1FFA" w:rsidP="00BE1D2F">
      <w:pPr>
        <w:jc w:val="both"/>
      </w:pPr>
      <w:r>
        <w:tab/>
      </w:r>
      <w:r w:rsidR="007D1803">
        <w:tab/>
      </w:r>
      <w:r>
        <w:t>public void onClicker(View view) {</w:t>
      </w:r>
    </w:p>
    <w:p w14:paraId="17F4B97D" w14:textId="77777777" w:rsidR="00BA1FFA" w:rsidRDefault="00BA1FFA" w:rsidP="00BE1D2F">
      <w:pPr>
        <w:jc w:val="both"/>
      </w:pPr>
      <w:r>
        <w:tab/>
      </w:r>
      <w:r w:rsidR="007D1803">
        <w:tab/>
      </w:r>
      <w:r>
        <w:t xml:space="preserve"> //HERE GOES FUNCTIONALITY</w:t>
      </w:r>
    </w:p>
    <w:p w14:paraId="227CBF50" w14:textId="77777777" w:rsidR="00BA1FFA" w:rsidRDefault="00BA1FFA" w:rsidP="00BE1D2F">
      <w:pPr>
        <w:jc w:val="both"/>
      </w:pPr>
      <w:r>
        <w:tab/>
      </w:r>
      <w:r w:rsidR="007D1803">
        <w:tab/>
      </w:r>
      <w:r>
        <w:t>}</w:t>
      </w:r>
    </w:p>
    <w:p w14:paraId="26C41DCE" w14:textId="77777777" w:rsidR="00BA1FFA" w:rsidRDefault="00BA1FFA" w:rsidP="001016D3">
      <w:pPr>
        <w:ind w:firstLine="720"/>
        <w:jc w:val="both"/>
      </w:pPr>
      <w:r>
        <w:t>});</w:t>
      </w:r>
    </w:p>
    <w:p w14:paraId="4CB83516" w14:textId="77777777" w:rsidR="00BA1FFA" w:rsidDel="00A20F39" w:rsidRDefault="00BA1FFA" w:rsidP="00BE1D2F">
      <w:pPr>
        <w:jc w:val="both"/>
        <w:rPr>
          <w:del w:id="619" w:author="Conor Souness" w:date="2017-02-01T16:44:00Z"/>
        </w:rPr>
      </w:pPr>
    </w:p>
    <w:p w14:paraId="51D9713F" w14:textId="0AD969F2" w:rsidR="00BA1FFA" w:rsidDel="00A20F39" w:rsidRDefault="00BA1FFA" w:rsidP="001016D3">
      <w:pPr>
        <w:ind w:firstLine="720"/>
        <w:jc w:val="both"/>
        <w:rPr>
          <w:del w:id="620" w:author="Conor Souness" w:date="2017-02-01T16:44:00Z"/>
        </w:rPr>
      </w:pPr>
      <w:del w:id="621" w:author="Conor Souness" w:date="2017-02-01T16:44:00Z">
        <w:r w:rsidDel="00A20F39">
          <w:delText>This can go under the clickListener for the send button.</w:delText>
        </w:r>
      </w:del>
    </w:p>
    <w:p w14:paraId="1DDA5914" w14:textId="77777777" w:rsidR="00BA1FFA" w:rsidRDefault="00BA1FFA" w:rsidP="00BE1D2F">
      <w:pPr>
        <w:jc w:val="both"/>
      </w:pPr>
    </w:p>
    <w:p w14:paraId="5C9809EA" w14:textId="735C6ED4" w:rsidR="00775F61" w:rsidRDefault="007D1803" w:rsidP="001016D3">
      <w:pPr>
        <w:ind w:left="720" w:hanging="720"/>
        <w:jc w:val="both"/>
      </w:pPr>
      <w:r>
        <w:t>8.</w:t>
      </w:r>
      <w:r>
        <w:tab/>
      </w:r>
      <w:r w:rsidR="007B665C">
        <w:t>Where</w:t>
      </w:r>
      <w:ins w:id="622" w:author="Conor Souness" w:date="2017-02-01T16:43:00Z">
        <w:r w:rsidR="00A20F39">
          <w:t xml:space="preserve"> you just typed</w:t>
        </w:r>
      </w:ins>
      <w:del w:id="623" w:author="Conor Souness" w:date="2017-02-01T16:43:00Z">
        <w:r w:rsidR="007B665C" w:rsidDel="00A20F39">
          <w:delText xml:space="preserve"> I put</w:delText>
        </w:r>
      </w:del>
      <w:r w:rsidR="007B665C">
        <w:t xml:space="preserve"> the comment //HERE GOES Functionality, we’re going to replace that line with a popUp! In Android these are called Toasts</w:t>
      </w:r>
      <w:ins w:id="624" w:author="Conor Souness" w:date="2017-02-01T16:47:00Z">
        <w:r w:rsidR="001E03ED">
          <w:t xml:space="preserve">. </w:t>
        </w:r>
      </w:ins>
      <w:del w:id="625" w:author="Conor Souness" w:date="2017-02-01T16:47:00Z">
        <w:r w:rsidR="007B665C" w:rsidDel="001E03ED">
          <w:delText xml:space="preserve">! </w:delText>
        </w:r>
      </w:del>
      <w:r w:rsidR="007B665C">
        <w:t>Because toasts pop up</w:t>
      </w:r>
      <w:ins w:id="626" w:author="Conor Souness" w:date="2017-02-01T16:47:00Z">
        <w:r w:rsidR="001E03ED">
          <w:t>.</w:t>
        </w:r>
      </w:ins>
      <w:del w:id="627" w:author="Conor Souness" w:date="2017-02-01T16:47:00Z">
        <w:r w:rsidR="007B665C" w:rsidDel="001E03ED">
          <w:delText>, once again readability comes into play here!</w:delText>
        </w:r>
      </w:del>
    </w:p>
    <w:p w14:paraId="4FC131F2" w14:textId="77777777" w:rsidR="003435E1" w:rsidRDefault="003435E1" w:rsidP="00BE1D2F">
      <w:pPr>
        <w:jc w:val="both"/>
      </w:pPr>
    </w:p>
    <w:p w14:paraId="41A5E5E2" w14:textId="6828C5B1" w:rsidR="003435E1" w:rsidDel="00A20F39" w:rsidRDefault="003435E1" w:rsidP="001016D3">
      <w:pPr>
        <w:ind w:firstLine="720"/>
        <w:jc w:val="both"/>
        <w:rPr>
          <w:del w:id="628" w:author="Conor Souness" w:date="2017-02-01T16:43:00Z"/>
        </w:rPr>
      </w:pPr>
      <w:del w:id="629" w:author="Conor Souness" w:date="2017-02-01T16:43:00Z">
        <w:r w:rsidDel="00A20F39">
          <w:delText>To make a toast it goes:</w:delText>
        </w:r>
      </w:del>
    </w:p>
    <w:p w14:paraId="1470E832" w14:textId="77777777" w:rsidR="003435E1" w:rsidRDefault="003435E1" w:rsidP="00BE1D2F">
      <w:pPr>
        <w:jc w:val="both"/>
      </w:pPr>
    </w:p>
    <w:p w14:paraId="4A887884" w14:textId="77777777" w:rsidR="003435E1" w:rsidRDefault="00E75706" w:rsidP="00BE1D2F">
      <w:pPr>
        <w:jc w:val="both"/>
      </w:pPr>
      <w:r>
        <w:rPr>
          <w:noProof/>
          <w:lang w:val="en-US"/>
        </w:rPr>
        <w:drawing>
          <wp:inline distT="0" distB="0" distL="0" distR="0" wp14:anchorId="5D85D4AC" wp14:editId="723CB062">
            <wp:extent cx="5270500" cy="138430"/>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31 at 12.13.40.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138430"/>
                    </a:xfrm>
                    <a:prstGeom prst="rect">
                      <a:avLst/>
                    </a:prstGeom>
                  </pic:spPr>
                </pic:pic>
              </a:graphicData>
            </a:graphic>
          </wp:inline>
        </w:drawing>
      </w:r>
    </w:p>
    <w:p w14:paraId="70843C30" w14:textId="77777777" w:rsidR="00E75706" w:rsidRDefault="00E75706" w:rsidP="00BE1D2F">
      <w:pPr>
        <w:jc w:val="both"/>
      </w:pPr>
    </w:p>
    <w:p w14:paraId="1C05EE48" w14:textId="7830F657" w:rsidR="00E75706" w:rsidDel="00A20F39" w:rsidRDefault="00E75706" w:rsidP="001016D3">
      <w:pPr>
        <w:ind w:firstLine="720"/>
        <w:jc w:val="both"/>
        <w:rPr>
          <w:del w:id="630" w:author="Conor Souness" w:date="2017-02-01T16:43:00Z"/>
        </w:rPr>
      </w:pPr>
      <w:del w:id="631" w:author="Conor Souness" w:date="2017-02-01T16:43:00Z">
        <w:r w:rsidDel="00A20F39">
          <w:delText xml:space="preserve">A quick breakdown, </w:delText>
        </w:r>
      </w:del>
    </w:p>
    <w:p w14:paraId="2A9308EA" w14:textId="09675C59" w:rsidR="00E75706" w:rsidDel="00A20F39" w:rsidRDefault="00E75706" w:rsidP="00BE1D2F">
      <w:pPr>
        <w:jc w:val="both"/>
        <w:rPr>
          <w:del w:id="632" w:author="Conor Souness" w:date="2017-02-01T16:43:00Z"/>
        </w:rPr>
      </w:pPr>
    </w:p>
    <w:p w14:paraId="65C9BACB" w14:textId="28461591" w:rsidR="00E75706" w:rsidDel="00A20F39" w:rsidRDefault="00E75706" w:rsidP="001016D3">
      <w:pPr>
        <w:ind w:left="720"/>
        <w:jc w:val="both"/>
        <w:rPr>
          <w:del w:id="633" w:author="Conor Souness" w:date="2017-02-01T16:43:00Z"/>
        </w:rPr>
      </w:pPr>
      <w:del w:id="634" w:author="Conor Souness" w:date="2017-02-01T16:43:00Z">
        <w:r w:rsidDel="00A20F39">
          <w:delText>This = the activity we want it to show in. this is a keyword in android/java to denote current window/activity.</w:delText>
        </w:r>
      </w:del>
    </w:p>
    <w:p w14:paraId="070FEA05" w14:textId="23B626C2" w:rsidR="00E75706" w:rsidDel="00A20F39" w:rsidRDefault="00E75706" w:rsidP="00BE1D2F">
      <w:pPr>
        <w:jc w:val="both"/>
        <w:rPr>
          <w:del w:id="635" w:author="Conor Souness" w:date="2017-02-01T16:43:00Z"/>
        </w:rPr>
      </w:pPr>
    </w:p>
    <w:p w14:paraId="0891875B" w14:textId="1DF9941B" w:rsidR="00E75706" w:rsidDel="00A20F39" w:rsidRDefault="00E75706" w:rsidP="001016D3">
      <w:pPr>
        <w:ind w:firstLine="720"/>
        <w:jc w:val="both"/>
        <w:rPr>
          <w:del w:id="636" w:author="Conor Souness" w:date="2017-02-01T16:43:00Z"/>
        </w:rPr>
      </w:pPr>
      <w:del w:id="637" w:author="Conor Souness" w:date="2017-02-01T16:43:00Z">
        <w:r w:rsidDel="00A20F39">
          <w:delText>Next parameter is a String of what the text of the toast will show.</w:delText>
        </w:r>
      </w:del>
    </w:p>
    <w:p w14:paraId="520250C0" w14:textId="249DAF3C" w:rsidR="00E75706" w:rsidDel="00A20F39" w:rsidRDefault="00E75706" w:rsidP="001016D3">
      <w:pPr>
        <w:ind w:left="720"/>
        <w:jc w:val="both"/>
        <w:rPr>
          <w:del w:id="638" w:author="Conor Souness" w:date="2017-02-01T16:43:00Z"/>
        </w:rPr>
      </w:pPr>
      <w:del w:id="639" w:author="Conor Souness" w:date="2017-02-01T16:43:00Z">
        <w:r w:rsidDel="00A20F39">
          <w:delText>“FREQ = “ will print that out literally, + freqText.getText().toString() adds the text in the textfield on the screen, convert it to a string and then join it to the “Freq =” string.</w:delText>
        </w:r>
      </w:del>
    </w:p>
    <w:p w14:paraId="3DE0B369" w14:textId="50585FC5" w:rsidR="006C36C7" w:rsidDel="00A20F39" w:rsidRDefault="006C36C7" w:rsidP="00BE1D2F">
      <w:pPr>
        <w:jc w:val="both"/>
        <w:rPr>
          <w:del w:id="640" w:author="Conor Souness" w:date="2017-02-01T16:43:00Z"/>
        </w:rPr>
      </w:pPr>
    </w:p>
    <w:p w14:paraId="704F9EEE" w14:textId="695EF3A3" w:rsidR="006C36C7" w:rsidDel="00A20F39" w:rsidRDefault="006C36C7" w:rsidP="001016D3">
      <w:pPr>
        <w:ind w:left="720"/>
        <w:jc w:val="both"/>
        <w:rPr>
          <w:del w:id="641" w:author="Conor Souness" w:date="2017-02-01T16:43:00Z"/>
        </w:rPr>
      </w:pPr>
      <w:del w:id="642" w:author="Conor Souness" w:date="2017-02-01T16:43:00Z">
        <w:r w:rsidDel="00A20F39">
          <w:delText>Toast.LENGTH_SHORT specifies the time shown on the screen, also LENGTH_LONG works too!</w:delText>
        </w:r>
      </w:del>
    </w:p>
    <w:p w14:paraId="3990FDDB" w14:textId="7AB5A3B4" w:rsidR="006C36C7" w:rsidDel="00A20F39" w:rsidRDefault="006C36C7" w:rsidP="00BE1D2F">
      <w:pPr>
        <w:jc w:val="both"/>
        <w:rPr>
          <w:del w:id="643" w:author="Conor Souness" w:date="2017-02-01T16:43:00Z"/>
        </w:rPr>
      </w:pPr>
    </w:p>
    <w:p w14:paraId="0A679BE5" w14:textId="25563B62" w:rsidR="006C36C7" w:rsidDel="00A20F39" w:rsidRDefault="006C36C7" w:rsidP="001016D3">
      <w:pPr>
        <w:ind w:firstLine="720"/>
        <w:jc w:val="both"/>
        <w:rPr>
          <w:del w:id="644" w:author="Conor Souness" w:date="2017-02-01T16:43:00Z"/>
        </w:rPr>
      </w:pPr>
      <w:del w:id="645" w:author="Conor Souness" w:date="2017-02-01T16:43:00Z">
        <w:r w:rsidDel="00A20F39">
          <w:delText>The .show() basically says to show the popUp on screen.</w:delText>
        </w:r>
      </w:del>
    </w:p>
    <w:p w14:paraId="43D451CB" w14:textId="77777777" w:rsidR="00537D9C" w:rsidRDefault="00537D9C" w:rsidP="00BE1D2F">
      <w:pPr>
        <w:jc w:val="both"/>
      </w:pPr>
    </w:p>
    <w:p w14:paraId="4352BC07" w14:textId="77777777" w:rsidR="00537D9C" w:rsidRDefault="00537D9C" w:rsidP="001016D3">
      <w:pPr>
        <w:ind w:firstLine="720"/>
        <w:jc w:val="both"/>
        <w:rPr>
          <w:ins w:id="646" w:author="Conor Souness" w:date="2017-02-01T16:44:00Z"/>
        </w:rPr>
      </w:pPr>
      <w:r>
        <w:t>Build and run app and test! Any errors raise your hand!</w:t>
      </w:r>
    </w:p>
    <w:p w14:paraId="5E92F568" w14:textId="77777777" w:rsidR="000E0E83" w:rsidRDefault="000E0E83" w:rsidP="001016D3">
      <w:pPr>
        <w:ind w:firstLine="720"/>
        <w:jc w:val="both"/>
        <w:rPr>
          <w:ins w:id="647" w:author="Conor Souness" w:date="2017-02-01T16:44:00Z"/>
        </w:rPr>
      </w:pPr>
    </w:p>
    <w:p w14:paraId="46DD84C7" w14:textId="77777777" w:rsidR="000E0E83" w:rsidRDefault="000E0E83" w:rsidP="001016D3">
      <w:pPr>
        <w:ind w:firstLine="720"/>
        <w:jc w:val="both"/>
        <w:rPr>
          <w:ins w:id="648" w:author="Conor Souness" w:date="2017-02-01T16:44:00Z"/>
        </w:rPr>
      </w:pPr>
    </w:p>
    <w:p w14:paraId="3B3B92A5" w14:textId="77777777" w:rsidR="000E0E83" w:rsidRDefault="000E0E83" w:rsidP="001016D3">
      <w:pPr>
        <w:ind w:firstLine="720"/>
        <w:jc w:val="both"/>
      </w:pPr>
    </w:p>
    <w:p w14:paraId="580425DE" w14:textId="77777777" w:rsidR="007B665C" w:rsidRPr="00CC47DD" w:rsidRDefault="001E343E" w:rsidP="00BE1D2F">
      <w:pPr>
        <w:jc w:val="both"/>
        <w:rPr>
          <w:b/>
        </w:rPr>
      </w:pPr>
      <w:r w:rsidRPr="00CC47DD">
        <w:rPr>
          <w:b/>
        </w:rPr>
        <w:t>Things to note:</w:t>
      </w:r>
    </w:p>
    <w:p w14:paraId="322DA0DF" w14:textId="77777777" w:rsidR="001E343E" w:rsidRDefault="001E343E" w:rsidP="00BE1D2F">
      <w:pPr>
        <w:jc w:val="both"/>
      </w:pPr>
    </w:p>
    <w:p w14:paraId="1B816215" w14:textId="77777777" w:rsidR="001E343E" w:rsidRDefault="001E343E" w:rsidP="00BE1D2F">
      <w:pPr>
        <w:jc w:val="both"/>
      </w:pPr>
      <w:r>
        <w:t>I have code here to send floats to puredata. This sendFloatPD method can be called. It needs the name of the receiveEvent in the patch and a float!</w:t>
      </w:r>
    </w:p>
    <w:p w14:paraId="4D9C75A7" w14:textId="77777777" w:rsidR="001E343E" w:rsidRDefault="001E343E" w:rsidP="00BE1D2F">
      <w:pPr>
        <w:jc w:val="both"/>
      </w:pPr>
    </w:p>
    <w:p w14:paraId="065A6016" w14:textId="77777777" w:rsidR="001E343E" w:rsidRDefault="001E343E" w:rsidP="00BE1D2F">
      <w:pPr>
        <w:jc w:val="both"/>
      </w:pPr>
      <w:r>
        <w:t>In the sendButton it goes:</w:t>
      </w:r>
    </w:p>
    <w:p w14:paraId="5424EC5B" w14:textId="77777777" w:rsidR="001E343E" w:rsidRDefault="001E343E" w:rsidP="00BE1D2F">
      <w:pPr>
        <w:jc w:val="both"/>
      </w:pPr>
    </w:p>
    <w:p w14:paraId="278C3A06" w14:textId="77777777" w:rsidR="001E343E" w:rsidRDefault="001E343E" w:rsidP="00BE1D2F">
      <w:pPr>
        <w:jc w:val="both"/>
      </w:pPr>
      <w:r>
        <w:t>sendFloatPD(“freq”, Float.parseFloat(freqText.getText().toString</w:t>
      </w:r>
      <w:r w:rsidR="00CC47DD">
        <w:t>(</w:t>
      </w:r>
      <w:r>
        <w:t>)</w:t>
      </w:r>
      <w:r w:rsidR="00CC47DD">
        <w:t>));</w:t>
      </w:r>
    </w:p>
    <w:p w14:paraId="499ABF49" w14:textId="77777777" w:rsidR="001E343E" w:rsidRDefault="001E343E" w:rsidP="00BE1D2F">
      <w:pPr>
        <w:jc w:val="both"/>
      </w:pPr>
    </w:p>
    <w:p w14:paraId="50A93BD2" w14:textId="77777777" w:rsidR="001E343E" w:rsidRDefault="001E343E" w:rsidP="00BE1D2F">
      <w:pPr>
        <w:jc w:val="both"/>
      </w:pPr>
      <w:r>
        <w:t>sendFloat needs two Strings:  receiveEvent name and string value of float to send.</w:t>
      </w:r>
    </w:p>
    <w:p w14:paraId="0768BB23" w14:textId="77777777" w:rsidR="001E343E" w:rsidRDefault="001E343E" w:rsidP="00BE1D2F">
      <w:pPr>
        <w:jc w:val="both"/>
      </w:pPr>
    </w:p>
    <w:p w14:paraId="57DFEB01" w14:textId="77777777" w:rsidR="001E343E" w:rsidRDefault="00CC47DD" w:rsidP="00BE1D2F">
      <w:pPr>
        <w:jc w:val="both"/>
      </w:pPr>
      <w:r>
        <w:t>So if you added a editText in the gui for amplitude called ampText, you could then send it to a receiveEvent called amp with:</w:t>
      </w:r>
    </w:p>
    <w:p w14:paraId="44477588" w14:textId="77777777" w:rsidR="00CC47DD" w:rsidRDefault="00CC47DD" w:rsidP="00BE1D2F">
      <w:pPr>
        <w:jc w:val="both"/>
      </w:pPr>
    </w:p>
    <w:p w14:paraId="0474B907" w14:textId="77777777" w:rsidR="00CC47DD" w:rsidRDefault="00CC47DD" w:rsidP="00CC47DD">
      <w:pPr>
        <w:jc w:val="both"/>
      </w:pPr>
      <w:r>
        <w:t>sendFloatPD(“amp”, Float.parseFloat(ampText.getText().toString()));</w:t>
      </w:r>
    </w:p>
    <w:p w14:paraId="0CEAF41F" w14:textId="77777777" w:rsidR="00CC47DD" w:rsidRDefault="00CC47DD" w:rsidP="00BE1D2F">
      <w:pPr>
        <w:jc w:val="both"/>
      </w:pPr>
    </w:p>
    <w:p w14:paraId="2CA4140B" w14:textId="77777777" w:rsidR="00CC47DD" w:rsidRDefault="00CC47DD" w:rsidP="00BE1D2F">
      <w:pPr>
        <w:jc w:val="both"/>
      </w:pPr>
    </w:p>
    <w:p w14:paraId="2DA1A81D" w14:textId="77777777" w:rsidR="005A7522" w:rsidRPr="007B665C" w:rsidRDefault="005A7522" w:rsidP="00BE1D2F">
      <w:pPr>
        <w:jc w:val="both"/>
        <w:rPr>
          <w:b/>
        </w:rPr>
      </w:pPr>
      <w:r w:rsidRPr="007B665C">
        <w:rPr>
          <w:b/>
        </w:rPr>
        <w:t xml:space="preserve">Part </w:t>
      </w:r>
      <w:r w:rsidR="004E466C" w:rsidRPr="007B665C">
        <w:rPr>
          <w:b/>
        </w:rPr>
        <w:t>2</w:t>
      </w:r>
      <w:r w:rsidRPr="007B665C">
        <w:rPr>
          <w:b/>
        </w:rPr>
        <w:t>:</w:t>
      </w:r>
    </w:p>
    <w:p w14:paraId="2DBB2A44" w14:textId="77777777" w:rsidR="00E40A16" w:rsidRDefault="00E40A16" w:rsidP="00BE1D2F">
      <w:pPr>
        <w:jc w:val="both"/>
      </w:pPr>
    </w:p>
    <w:p w14:paraId="0051425B" w14:textId="77777777" w:rsidR="00F975B7" w:rsidRDefault="00E40A16" w:rsidP="001016D3">
      <w:pPr>
        <w:ind w:left="720" w:hanging="720"/>
        <w:jc w:val="both"/>
      </w:pPr>
      <w:r>
        <w:t>1.</w:t>
      </w:r>
      <w:r>
        <w:tab/>
      </w:r>
      <w:r w:rsidR="00F975B7">
        <w:t>As you may notice in the project pane, I have another xml and java file regarding a slider.</w:t>
      </w:r>
      <w:r w:rsidR="004C624C">
        <w:t xml:space="preserve"> </w:t>
      </w:r>
      <w:r w:rsidR="00F975B7">
        <w:t xml:space="preserve">These are called seekbars in Android. </w:t>
      </w:r>
    </w:p>
    <w:p w14:paraId="486B53C2" w14:textId="77777777" w:rsidR="003B6E32" w:rsidRDefault="003B6E32" w:rsidP="003C18EA"/>
    <w:p w14:paraId="587903E1" w14:textId="77777777" w:rsidR="003B6E32" w:rsidRDefault="00E40A16" w:rsidP="001016D3">
      <w:pPr>
        <w:ind w:left="720" w:hanging="720"/>
      </w:pPr>
      <w:r>
        <w:t>2.</w:t>
      </w:r>
      <w:r>
        <w:tab/>
      </w:r>
      <w:r w:rsidR="003B6E32">
        <w:t>Your task is to bring the slider into your activity</w:t>
      </w:r>
      <w:r w:rsidR="006C4490">
        <w:t>_main.xml</w:t>
      </w:r>
      <w:r w:rsidR="003B6E32">
        <w:t xml:space="preserve"> and have that send the frequency to pure data each time it </w:t>
      </w:r>
      <w:r w:rsidR="00675C52">
        <w:t>updates the value!</w:t>
      </w:r>
    </w:p>
    <w:p w14:paraId="3596C520" w14:textId="77777777" w:rsidR="003435E1" w:rsidRDefault="003435E1" w:rsidP="003C18EA"/>
    <w:p w14:paraId="74153629" w14:textId="77777777" w:rsidR="003435E1" w:rsidRDefault="003435E1" w:rsidP="001016D3">
      <w:pPr>
        <w:ind w:firstLine="720"/>
      </w:pPr>
      <w:r>
        <w:t>Similar to before, the slider must be declared and initialised in onCreate()</w:t>
      </w:r>
    </w:p>
    <w:p w14:paraId="6CCBC56B" w14:textId="77777777" w:rsidR="00E5651B" w:rsidRDefault="00E5651B" w:rsidP="003C18EA"/>
    <w:p w14:paraId="606183E5" w14:textId="77777777" w:rsidR="00E5651B" w:rsidRDefault="00E5651B" w:rsidP="001016D3">
      <w:pPr>
        <w:ind w:firstLine="720"/>
      </w:pPr>
      <w:r>
        <w:t>Hint: Listeners go in onCreate();</w:t>
      </w:r>
    </w:p>
    <w:p w14:paraId="180DC2EF" w14:textId="77777777" w:rsidR="005A7522" w:rsidRDefault="005A7522" w:rsidP="001016D3">
      <w:pPr>
        <w:ind w:firstLine="720"/>
      </w:pPr>
      <w:r>
        <w:t>Pure data receiver is called “freq” for frequency;</w:t>
      </w:r>
    </w:p>
    <w:p w14:paraId="62FBFD06" w14:textId="77777777" w:rsidR="005A7522" w:rsidRDefault="005A7522" w:rsidP="003C18EA"/>
    <w:p w14:paraId="7826C3D7" w14:textId="77777777" w:rsidR="00E40A16" w:rsidRDefault="005A7522" w:rsidP="003C18EA">
      <w:r>
        <w:t xml:space="preserve">Part 2: </w:t>
      </w:r>
    </w:p>
    <w:p w14:paraId="02340832" w14:textId="77777777" w:rsidR="00E40A16" w:rsidRDefault="00E40A16" w:rsidP="003C18EA"/>
    <w:p w14:paraId="212B07A9" w14:textId="77777777" w:rsidR="005A7522" w:rsidRDefault="00E40A16" w:rsidP="001016D3">
      <w:pPr>
        <w:ind w:left="720" w:hanging="720"/>
      </w:pPr>
      <w:r>
        <w:t>1.</w:t>
      </w:r>
      <w:r>
        <w:tab/>
      </w:r>
      <w:r w:rsidR="005A7522">
        <w:t>Second slider for amplitude (i.e. volume) , max value must be 1. This must update and send to “amp” pd receiver;</w:t>
      </w:r>
    </w:p>
    <w:p w14:paraId="0AD1994B" w14:textId="77777777" w:rsidR="005A7522" w:rsidRDefault="005A7522" w:rsidP="003C18EA"/>
    <w:p w14:paraId="25F293E3" w14:textId="77777777" w:rsidR="005A7522" w:rsidRDefault="00CD3440" w:rsidP="00CD3440">
      <w:pPr>
        <w:pStyle w:val="Heading3"/>
        <w:rPr>
          <w:sz w:val="32"/>
          <w:szCs w:val="32"/>
        </w:rPr>
      </w:pPr>
      <w:r>
        <w:rPr>
          <w:sz w:val="32"/>
          <w:szCs w:val="32"/>
        </w:rPr>
        <w:t xml:space="preserve">Mandatory </w:t>
      </w:r>
      <w:r w:rsidR="005A7522" w:rsidRPr="00CD3440">
        <w:rPr>
          <w:sz w:val="32"/>
          <w:szCs w:val="32"/>
        </w:rPr>
        <w:t>Homework:</w:t>
      </w:r>
    </w:p>
    <w:p w14:paraId="6620236F" w14:textId="77777777" w:rsidR="00CD3440" w:rsidRPr="00CD3440" w:rsidRDefault="00CD3440" w:rsidP="00CD3440"/>
    <w:p w14:paraId="79FC4D76" w14:textId="77777777" w:rsidR="005A7522" w:rsidRPr="00B775C4" w:rsidRDefault="00F25174" w:rsidP="003C18EA">
      <w:pPr>
        <w:rPr>
          <w:b/>
        </w:rPr>
      </w:pPr>
      <w:r w:rsidRPr="00B775C4">
        <w:rPr>
          <w:b/>
        </w:rPr>
        <w:t xml:space="preserve">You’ll need to edit the pure data patch for more functionality , 6 including the amplitude and frequency ( get creative!). </w:t>
      </w:r>
      <w:r w:rsidR="00CA76A3" w:rsidRPr="00B775C4">
        <w:rPr>
          <w:b/>
        </w:rPr>
        <w:t xml:space="preserve"> Use buttons, switches, sliders and text fields to make a more complicated synthesiser!</w:t>
      </w:r>
    </w:p>
    <w:p w14:paraId="5F349689" w14:textId="77777777" w:rsidR="00970C7C" w:rsidRDefault="00970C7C" w:rsidP="00EB630E">
      <w:pPr>
        <w:jc w:val="both"/>
      </w:pPr>
    </w:p>
    <w:p w14:paraId="7F7FEA8B" w14:textId="77777777" w:rsidR="00A65CA1" w:rsidRDefault="00155BB3" w:rsidP="00970C7C">
      <w:ins w:id="649" w:author="Conor Souness" w:date="2017-02-01T14:50:00Z">
        <w:r>
          <w:t xml:space="preserve"> </w:t>
        </w:r>
      </w:ins>
    </w:p>
    <w:sectPr w:rsidR="00A65CA1" w:rsidSect="005669C3">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0" w:author="nicholas ward" w:date="2017-02-01T15:19:00Z" w:initials="nw">
    <w:p w14:paraId="1D47A101" w14:textId="77777777" w:rsidR="009D43E2" w:rsidRDefault="009D43E2">
      <w:pPr>
        <w:pStyle w:val="CommentText"/>
      </w:pPr>
      <w:r>
        <w:rPr>
          <w:rStyle w:val="CommentReference"/>
        </w:rPr>
        <w:annotationRef/>
      </w:r>
      <w:r>
        <w:t>I suggest deleting this line.</w:t>
      </w:r>
    </w:p>
  </w:comment>
  <w:comment w:id="258" w:author="nicholas ward" w:date="2017-02-01T15:33:00Z" w:initials="nw">
    <w:p w14:paraId="5FF87183" w14:textId="77777777" w:rsidR="009D43E2" w:rsidRDefault="009D43E2">
      <w:pPr>
        <w:pStyle w:val="CommentText"/>
      </w:pPr>
      <w:r>
        <w:rPr>
          <w:rStyle w:val="CommentReference"/>
        </w:rPr>
        <w:annotationRef/>
      </w:r>
      <w:r>
        <w:t>This is really unclear.</w:t>
      </w:r>
    </w:p>
  </w:comment>
  <w:comment w:id="277" w:author="nicholas ward" w:date="2017-02-01T15:35:00Z" w:initials="nw">
    <w:p w14:paraId="592799BC" w14:textId="77777777" w:rsidR="009D43E2" w:rsidRDefault="009D43E2">
      <w:pPr>
        <w:pStyle w:val="CommentText"/>
      </w:pPr>
      <w:r>
        <w:rPr>
          <w:rStyle w:val="CommentReference"/>
        </w:rPr>
        <w:annotationRef/>
      </w:r>
      <w:r>
        <w:t>This isnt necessary really.</w:t>
      </w:r>
    </w:p>
  </w:comment>
  <w:comment w:id="278" w:author="Conor Souness" w:date="2017-02-01T16:22:00Z" w:initials="CS">
    <w:p w14:paraId="5F41B7C2" w14:textId="77777777" w:rsidR="009D43E2" w:rsidRDefault="009D43E2">
      <w:pPr>
        <w:pStyle w:val="CommentText"/>
      </w:pPr>
      <w:r>
        <w:rPr>
          <w:rStyle w:val="CommentReference"/>
        </w:rPr>
        <w:annotationRef/>
      </w:r>
      <w:r>
        <w:t>Error will appear in android studio if not done.</w:t>
      </w:r>
    </w:p>
  </w:comment>
  <w:comment w:id="322" w:author="nicholas ward" w:date="2017-02-01T15:55:00Z" w:initials="nw">
    <w:p w14:paraId="77336DFB" w14:textId="77777777" w:rsidR="009D43E2" w:rsidRDefault="009D43E2">
      <w:pPr>
        <w:pStyle w:val="CommentText"/>
      </w:pPr>
      <w:r>
        <w:rPr>
          <w:rStyle w:val="CommentReference"/>
        </w:rPr>
        <w:annotationRef/>
      </w:r>
      <w:r>
        <w:t>What does this mean? What if it isnt?</w:t>
      </w:r>
    </w:p>
  </w:comment>
  <w:comment w:id="353" w:author="nicholas ward" w:date="2017-02-01T16:01:00Z" w:initials="nw">
    <w:p w14:paraId="0B0F3497" w14:textId="77777777" w:rsidR="009D43E2" w:rsidRDefault="009D43E2">
      <w:pPr>
        <w:pStyle w:val="CommentText"/>
      </w:pPr>
      <w:r>
        <w:rPr>
          <w:rStyle w:val="CommentReference"/>
        </w:rPr>
        <w:annotationRef/>
      </w:r>
      <w:r>
        <w:t>Argh. Conor. I mentioned this already. They wont prefer anything as its all new.</w:t>
      </w:r>
    </w:p>
    <w:p w14:paraId="616148D0" w14:textId="77777777" w:rsidR="009D43E2" w:rsidRDefault="009D43E2">
      <w:pPr>
        <w:pStyle w:val="CommentText"/>
      </w:pPr>
      <w:r>
        <w:t>Maybe you should say that this is another view of the layout that allows us to edit widget placement and names? Or something like that?</w:t>
      </w:r>
    </w:p>
  </w:comment>
  <w:comment w:id="357" w:author="nicholas ward" w:date="2017-02-01T16:02:00Z" w:initials="nw">
    <w:p w14:paraId="6C334A19" w14:textId="77777777" w:rsidR="009D43E2" w:rsidRDefault="009D43E2">
      <w:pPr>
        <w:pStyle w:val="CommentText"/>
      </w:pPr>
      <w:r>
        <w:rPr>
          <w:rStyle w:val="CommentReference"/>
        </w:rPr>
        <w:annotationRef/>
      </w:r>
      <w:r>
        <w:t>Fix the grammar.</w:t>
      </w:r>
    </w:p>
  </w:comment>
  <w:comment w:id="363" w:author="nicholas ward" w:date="2017-02-01T16:03:00Z" w:initials="nw">
    <w:p w14:paraId="06AE8890" w14:textId="77777777" w:rsidR="009D43E2" w:rsidRDefault="009D43E2">
      <w:pPr>
        <w:pStyle w:val="CommentText"/>
      </w:pPr>
      <w:r>
        <w:rPr>
          <w:rStyle w:val="CommentReference"/>
        </w:rPr>
        <w:annotationRef/>
      </w:r>
      <w:r>
        <w:t>We seem to have opened this up and then just jumped off to mainactivity.xml. Explain pelase why we have opened the xml editor? Was it necessary? If not then we shouldn’t have opened it.</w:t>
      </w:r>
    </w:p>
  </w:comment>
  <w:comment w:id="388" w:author="nicholas ward" w:date="2017-02-01T16:04:00Z" w:initials="nw">
    <w:p w14:paraId="70B9A9F1" w14:textId="77777777" w:rsidR="009D43E2" w:rsidRDefault="009D43E2">
      <w:pPr>
        <w:pStyle w:val="CommentText"/>
      </w:pPr>
      <w:r>
        <w:rPr>
          <w:rStyle w:val="CommentReference"/>
        </w:rPr>
        <w:annotationRef/>
      </w:r>
      <w:r>
        <w:t>Delete all this or rewrite it. It wont make any sense to the students.</w:t>
      </w:r>
    </w:p>
  </w:comment>
  <w:comment w:id="485" w:author="nicholas ward" w:date="2017-02-01T16:15:00Z" w:initials="nw">
    <w:p w14:paraId="1DB97425" w14:textId="77777777" w:rsidR="009D43E2" w:rsidRDefault="009D43E2">
      <w:pPr>
        <w:pStyle w:val="CommentText"/>
      </w:pPr>
      <w:r>
        <w:rPr>
          <w:rStyle w:val="CommentReference"/>
        </w:rPr>
        <w:annotationRef/>
      </w:r>
      <w:r>
        <w:t>Nope. Now they are confused!</w:t>
      </w:r>
    </w:p>
  </w:comment>
  <w:comment w:id="530" w:author="nicholas ward" w:date="2017-02-01T16:06:00Z" w:initials="nw">
    <w:p w14:paraId="6EA97100" w14:textId="77777777" w:rsidR="009D43E2" w:rsidRDefault="009D43E2">
      <w:pPr>
        <w:pStyle w:val="CommentText"/>
      </w:pPr>
      <w:r>
        <w:rPr>
          <w:rStyle w:val="CommentReference"/>
        </w:rPr>
        <w:annotationRef/>
      </w:r>
      <w:r>
        <w:t>I don’t see this in the picture. Do you mean @+id/button?</w:t>
      </w:r>
    </w:p>
  </w:comment>
  <w:comment w:id="525" w:author="nicholas ward" w:date="2017-02-01T16:17:00Z" w:initials="nw">
    <w:p w14:paraId="75610ABA" w14:textId="77777777" w:rsidR="009D43E2" w:rsidRDefault="009D43E2">
      <w:pPr>
        <w:pStyle w:val="CommentText"/>
      </w:pPr>
      <w:r>
        <w:rPr>
          <w:rStyle w:val="CommentReference"/>
        </w:rPr>
        <w:annotationRef/>
      </w:r>
      <w:r>
        <w:t>Why do we do this? We need to change the id to …..</w:t>
      </w:r>
    </w:p>
  </w:comment>
  <w:comment w:id="536" w:author="nicholas ward" w:date="2017-02-01T16:07:00Z" w:initials="nw">
    <w:p w14:paraId="26E579FB" w14:textId="77777777" w:rsidR="009D43E2" w:rsidRDefault="009D43E2">
      <w:pPr>
        <w:pStyle w:val="CommentText"/>
      </w:pPr>
      <w:r>
        <w:rPr>
          <w:rStyle w:val="CommentReference"/>
        </w:rPr>
        <w:annotationRef/>
      </w:r>
      <w:r>
        <w:t>Do you mean the android:text property? If so write that and write it bold like you did the other android:id</w:t>
      </w:r>
    </w:p>
  </w:comment>
  <w:comment w:id="588" w:author="nicholas ward" w:date="2017-02-01T16:08:00Z" w:initials="nw">
    <w:p w14:paraId="4C856820" w14:textId="77777777" w:rsidR="009D43E2" w:rsidRDefault="009D43E2">
      <w:pPr>
        <w:pStyle w:val="CommentText"/>
      </w:pPr>
      <w:r>
        <w:rPr>
          <w:rStyle w:val="CommentReference"/>
        </w:rPr>
        <w:annotationRef/>
      </w:r>
      <w:r>
        <w:t>Nope. You ned to say something ore like. Go to line number xxx. Locate the line. And then show a picture of the code.</w:t>
      </w:r>
    </w:p>
  </w:comment>
  <w:comment w:id="591" w:author="nicholas ward" w:date="2017-02-01T16:08:00Z" w:initials="nw">
    <w:p w14:paraId="34F87A94" w14:textId="77777777" w:rsidR="009D43E2" w:rsidRDefault="009D43E2">
      <w:pPr>
        <w:pStyle w:val="CommentText"/>
      </w:pPr>
      <w:r>
        <w:rPr>
          <w:rStyle w:val="CommentReference"/>
        </w:rPr>
        <w:annotationRef/>
      </w:r>
      <w:r>
        <w:t>Im lost again.</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enlo">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A21B97"/>
    <w:multiLevelType w:val="hybridMultilevel"/>
    <w:tmpl w:val="AD16A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BC6423"/>
    <w:multiLevelType w:val="multilevel"/>
    <w:tmpl w:val="AAC6F0E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F5E37FE"/>
    <w:multiLevelType w:val="multilevel"/>
    <w:tmpl w:val="AAC6F0E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60816F16"/>
    <w:multiLevelType w:val="multilevel"/>
    <w:tmpl w:val="D67ABF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62CB5C0C"/>
    <w:multiLevelType w:val="hybridMultilevel"/>
    <w:tmpl w:val="8640EE2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85425BC"/>
    <w:multiLevelType w:val="hybridMultilevel"/>
    <w:tmpl w:val="AD16A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revisionView w:comments="0" w:insDel="0" w:formatting="0"/>
  <w:trackRevisions/>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4BD5"/>
    <w:rsid w:val="000120F6"/>
    <w:rsid w:val="00016C09"/>
    <w:rsid w:val="00024305"/>
    <w:rsid w:val="00086B83"/>
    <w:rsid w:val="000879C1"/>
    <w:rsid w:val="00094BD5"/>
    <w:rsid w:val="000A05CA"/>
    <w:rsid w:val="000C03E8"/>
    <w:rsid w:val="000D1425"/>
    <w:rsid w:val="000E0E83"/>
    <w:rsid w:val="000F0BE1"/>
    <w:rsid w:val="000F5712"/>
    <w:rsid w:val="001016D3"/>
    <w:rsid w:val="001019C7"/>
    <w:rsid w:val="00115B8A"/>
    <w:rsid w:val="001169CB"/>
    <w:rsid w:val="00140930"/>
    <w:rsid w:val="00143945"/>
    <w:rsid w:val="00152558"/>
    <w:rsid w:val="00155BB3"/>
    <w:rsid w:val="0019709E"/>
    <w:rsid w:val="001A6C74"/>
    <w:rsid w:val="001D4541"/>
    <w:rsid w:val="001D459B"/>
    <w:rsid w:val="001E03ED"/>
    <w:rsid w:val="001E343E"/>
    <w:rsid w:val="002334A3"/>
    <w:rsid w:val="002540E1"/>
    <w:rsid w:val="00260D89"/>
    <w:rsid w:val="002708C6"/>
    <w:rsid w:val="002724B3"/>
    <w:rsid w:val="00291925"/>
    <w:rsid w:val="002A539D"/>
    <w:rsid w:val="002E07DD"/>
    <w:rsid w:val="002E4296"/>
    <w:rsid w:val="003234A6"/>
    <w:rsid w:val="003302B1"/>
    <w:rsid w:val="00330E6C"/>
    <w:rsid w:val="003435E1"/>
    <w:rsid w:val="00364077"/>
    <w:rsid w:val="0037520E"/>
    <w:rsid w:val="0039768C"/>
    <w:rsid w:val="003B6E32"/>
    <w:rsid w:val="003C18EA"/>
    <w:rsid w:val="003E6FFA"/>
    <w:rsid w:val="004116B9"/>
    <w:rsid w:val="00415787"/>
    <w:rsid w:val="00415929"/>
    <w:rsid w:val="00460291"/>
    <w:rsid w:val="004948EB"/>
    <w:rsid w:val="004C624C"/>
    <w:rsid w:val="004D1254"/>
    <w:rsid w:val="004E466C"/>
    <w:rsid w:val="00517A1A"/>
    <w:rsid w:val="00532942"/>
    <w:rsid w:val="00532BF0"/>
    <w:rsid w:val="00532D43"/>
    <w:rsid w:val="00532FDA"/>
    <w:rsid w:val="00537D9C"/>
    <w:rsid w:val="00540917"/>
    <w:rsid w:val="005669C3"/>
    <w:rsid w:val="00566DF4"/>
    <w:rsid w:val="00593371"/>
    <w:rsid w:val="00597B38"/>
    <w:rsid w:val="005A7522"/>
    <w:rsid w:val="005B111E"/>
    <w:rsid w:val="005D33F2"/>
    <w:rsid w:val="005D69AF"/>
    <w:rsid w:val="00611FB6"/>
    <w:rsid w:val="00630686"/>
    <w:rsid w:val="0067209A"/>
    <w:rsid w:val="00673FFB"/>
    <w:rsid w:val="00675C52"/>
    <w:rsid w:val="00682362"/>
    <w:rsid w:val="00682676"/>
    <w:rsid w:val="006B2171"/>
    <w:rsid w:val="006C36C7"/>
    <w:rsid w:val="006C4490"/>
    <w:rsid w:val="006C747C"/>
    <w:rsid w:val="00713CF5"/>
    <w:rsid w:val="00733CF6"/>
    <w:rsid w:val="00775F61"/>
    <w:rsid w:val="00787676"/>
    <w:rsid w:val="00791D87"/>
    <w:rsid w:val="0079683C"/>
    <w:rsid w:val="007A25D5"/>
    <w:rsid w:val="007B35AD"/>
    <w:rsid w:val="007B665C"/>
    <w:rsid w:val="007C45E3"/>
    <w:rsid w:val="007C4770"/>
    <w:rsid w:val="007C4C82"/>
    <w:rsid w:val="007D1803"/>
    <w:rsid w:val="007D6551"/>
    <w:rsid w:val="007F707B"/>
    <w:rsid w:val="00815EE1"/>
    <w:rsid w:val="00832314"/>
    <w:rsid w:val="00870060"/>
    <w:rsid w:val="00880660"/>
    <w:rsid w:val="008A233F"/>
    <w:rsid w:val="008B0658"/>
    <w:rsid w:val="008B1AD8"/>
    <w:rsid w:val="008D15D4"/>
    <w:rsid w:val="008F2BFC"/>
    <w:rsid w:val="00904BDD"/>
    <w:rsid w:val="00933BA1"/>
    <w:rsid w:val="009368B0"/>
    <w:rsid w:val="00946CBB"/>
    <w:rsid w:val="00963493"/>
    <w:rsid w:val="00970C7C"/>
    <w:rsid w:val="00985D37"/>
    <w:rsid w:val="009A0E3F"/>
    <w:rsid w:val="009D43E2"/>
    <w:rsid w:val="009D714B"/>
    <w:rsid w:val="00A20F39"/>
    <w:rsid w:val="00A3278C"/>
    <w:rsid w:val="00A65CA1"/>
    <w:rsid w:val="00A73C30"/>
    <w:rsid w:val="00A760B1"/>
    <w:rsid w:val="00A763EE"/>
    <w:rsid w:val="00AA0E0F"/>
    <w:rsid w:val="00AA4E52"/>
    <w:rsid w:val="00AD5101"/>
    <w:rsid w:val="00AD6BC3"/>
    <w:rsid w:val="00AE59AB"/>
    <w:rsid w:val="00AE6DB9"/>
    <w:rsid w:val="00AF5ACC"/>
    <w:rsid w:val="00B13083"/>
    <w:rsid w:val="00B22846"/>
    <w:rsid w:val="00B30559"/>
    <w:rsid w:val="00B36B28"/>
    <w:rsid w:val="00B36DB6"/>
    <w:rsid w:val="00B444CE"/>
    <w:rsid w:val="00B775C4"/>
    <w:rsid w:val="00BA1FFA"/>
    <w:rsid w:val="00BA2EDE"/>
    <w:rsid w:val="00BA7DD4"/>
    <w:rsid w:val="00BC0508"/>
    <w:rsid w:val="00BC3BF4"/>
    <w:rsid w:val="00BC4DB3"/>
    <w:rsid w:val="00BD5E95"/>
    <w:rsid w:val="00BE1D2F"/>
    <w:rsid w:val="00BF61BE"/>
    <w:rsid w:val="00C01E2F"/>
    <w:rsid w:val="00C3187B"/>
    <w:rsid w:val="00CA2F11"/>
    <w:rsid w:val="00CA76A3"/>
    <w:rsid w:val="00CC47DD"/>
    <w:rsid w:val="00CD3440"/>
    <w:rsid w:val="00CE095C"/>
    <w:rsid w:val="00CE159A"/>
    <w:rsid w:val="00CF45D8"/>
    <w:rsid w:val="00D0431E"/>
    <w:rsid w:val="00D12B45"/>
    <w:rsid w:val="00D46FEF"/>
    <w:rsid w:val="00D54421"/>
    <w:rsid w:val="00DE1655"/>
    <w:rsid w:val="00DF5409"/>
    <w:rsid w:val="00E020DF"/>
    <w:rsid w:val="00E069BF"/>
    <w:rsid w:val="00E40A16"/>
    <w:rsid w:val="00E44506"/>
    <w:rsid w:val="00E4541E"/>
    <w:rsid w:val="00E547D1"/>
    <w:rsid w:val="00E5651B"/>
    <w:rsid w:val="00E57413"/>
    <w:rsid w:val="00E73B9B"/>
    <w:rsid w:val="00E75706"/>
    <w:rsid w:val="00E97015"/>
    <w:rsid w:val="00EB2595"/>
    <w:rsid w:val="00EB630E"/>
    <w:rsid w:val="00EB769C"/>
    <w:rsid w:val="00EC6C81"/>
    <w:rsid w:val="00EC7A6A"/>
    <w:rsid w:val="00ED1E1F"/>
    <w:rsid w:val="00EE3FA7"/>
    <w:rsid w:val="00F010A2"/>
    <w:rsid w:val="00F14F6C"/>
    <w:rsid w:val="00F16298"/>
    <w:rsid w:val="00F25174"/>
    <w:rsid w:val="00F25D92"/>
    <w:rsid w:val="00F27DDA"/>
    <w:rsid w:val="00F31F94"/>
    <w:rsid w:val="00F3338F"/>
    <w:rsid w:val="00F54D0B"/>
    <w:rsid w:val="00F57B8E"/>
    <w:rsid w:val="00F77694"/>
    <w:rsid w:val="00F975B7"/>
    <w:rsid w:val="00FA2CE4"/>
    <w:rsid w:val="00FD4C60"/>
    <w:rsid w:val="00FD716D"/>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CC2A6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I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4541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4541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2FD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94BD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94BD5"/>
    <w:rPr>
      <w:rFonts w:ascii="Lucida Grande" w:hAnsi="Lucida Grande" w:cs="Lucida Grande"/>
      <w:sz w:val="18"/>
      <w:szCs w:val="18"/>
    </w:rPr>
  </w:style>
  <w:style w:type="character" w:styleId="Hyperlink">
    <w:name w:val="Hyperlink"/>
    <w:basedOn w:val="DefaultParagraphFont"/>
    <w:uiPriority w:val="99"/>
    <w:unhideWhenUsed/>
    <w:rsid w:val="00DF5409"/>
    <w:rPr>
      <w:color w:val="0000FF" w:themeColor="hyperlink"/>
      <w:u w:val="single"/>
    </w:rPr>
  </w:style>
  <w:style w:type="paragraph" w:styleId="HTMLPreformatted">
    <w:name w:val="HTML Preformatted"/>
    <w:basedOn w:val="Normal"/>
    <w:link w:val="HTMLPreformattedChar"/>
    <w:uiPriority w:val="99"/>
    <w:semiHidden/>
    <w:unhideWhenUsed/>
    <w:rsid w:val="00CE0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CE095C"/>
    <w:rPr>
      <w:rFonts w:ascii="Courier" w:hAnsi="Courier" w:cs="Courier"/>
      <w:sz w:val="20"/>
      <w:szCs w:val="20"/>
    </w:rPr>
  </w:style>
  <w:style w:type="paragraph" w:styleId="ListParagraph">
    <w:name w:val="List Paragraph"/>
    <w:basedOn w:val="Normal"/>
    <w:uiPriority w:val="34"/>
    <w:qFormat/>
    <w:rsid w:val="00140930"/>
    <w:pPr>
      <w:ind w:left="720"/>
      <w:contextualSpacing/>
    </w:pPr>
  </w:style>
  <w:style w:type="character" w:customStyle="1" w:styleId="Heading2Char">
    <w:name w:val="Heading 2 Char"/>
    <w:basedOn w:val="DefaultParagraphFont"/>
    <w:link w:val="Heading2"/>
    <w:uiPriority w:val="9"/>
    <w:rsid w:val="00E4541E"/>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E4541E"/>
    <w:rPr>
      <w:rFonts w:asciiTheme="majorHAnsi" w:eastAsiaTheme="majorEastAsia" w:hAnsiTheme="majorHAnsi" w:cstheme="majorBidi"/>
      <w:b/>
      <w:bCs/>
      <w:color w:val="345A8A" w:themeColor="accent1" w:themeShade="B5"/>
      <w:sz w:val="32"/>
      <w:szCs w:val="32"/>
    </w:rPr>
  </w:style>
  <w:style w:type="paragraph" w:styleId="NoSpacing">
    <w:name w:val="No Spacing"/>
    <w:uiPriority w:val="1"/>
    <w:qFormat/>
    <w:rsid w:val="00532FDA"/>
  </w:style>
  <w:style w:type="character" w:customStyle="1" w:styleId="Heading3Char">
    <w:name w:val="Heading 3 Char"/>
    <w:basedOn w:val="DefaultParagraphFont"/>
    <w:link w:val="Heading3"/>
    <w:uiPriority w:val="9"/>
    <w:rsid w:val="00532FDA"/>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B444CE"/>
    <w:rPr>
      <w:sz w:val="18"/>
      <w:szCs w:val="18"/>
    </w:rPr>
  </w:style>
  <w:style w:type="paragraph" w:styleId="CommentText">
    <w:name w:val="annotation text"/>
    <w:basedOn w:val="Normal"/>
    <w:link w:val="CommentTextChar"/>
    <w:uiPriority w:val="99"/>
    <w:semiHidden/>
    <w:unhideWhenUsed/>
    <w:rsid w:val="00B444CE"/>
  </w:style>
  <w:style w:type="character" w:customStyle="1" w:styleId="CommentTextChar">
    <w:name w:val="Comment Text Char"/>
    <w:basedOn w:val="DefaultParagraphFont"/>
    <w:link w:val="CommentText"/>
    <w:uiPriority w:val="99"/>
    <w:semiHidden/>
    <w:rsid w:val="00B444CE"/>
  </w:style>
  <w:style w:type="paragraph" w:styleId="CommentSubject">
    <w:name w:val="annotation subject"/>
    <w:basedOn w:val="CommentText"/>
    <w:next w:val="CommentText"/>
    <w:link w:val="CommentSubjectChar"/>
    <w:uiPriority w:val="99"/>
    <w:semiHidden/>
    <w:unhideWhenUsed/>
    <w:rsid w:val="00B444CE"/>
    <w:rPr>
      <w:b/>
      <w:bCs/>
      <w:sz w:val="20"/>
      <w:szCs w:val="20"/>
    </w:rPr>
  </w:style>
  <w:style w:type="character" w:customStyle="1" w:styleId="CommentSubjectChar">
    <w:name w:val="Comment Subject Char"/>
    <w:basedOn w:val="CommentTextChar"/>
    <w:link w:val="CommentSubject"/>
    <w:uiPriority w:val="99"/>
    <w:semiHidden/>
    <w:rsid w:val="00B444CE"/>
    <w:rPr>
      <w:b/>
      <w:bCs/>
      <w:sz w:val="20"/>
      <w:szCs w:val="20"/>
    </w:rPr>
  </w:style>
  <w:style w:type="character" w:styleId="FollowedHyperlink">
    <w:name w:val="FollowedHyperlink"/>
    <w:basedOn w:val="DefaultParagraphFont"/>
    <w:uiPriority w:val="99"/>
    <w:semiHidden/>
    <w:unhideWhenUsed/>
    <w:rsid w:val="00F3338F"/>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I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4541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4541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2FD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94BD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94BD5"/>
    <w:rPr>
      <w:rFonts w:ascii="Lucida Grande" w:hAnsi="Lucida Grande" w:cs="Lucida Grande"/>
      <w:sz w:val="18"/>
      <w:szCs w:val="18"/>
    </w:rPr>
  </w:style>
  <w:style w:type="character" w:styleId="Hyperlink">
    <w:name w:val="Hyperlink"/>
    <w:basedOn w:val="DefaultParagraphFont"/>
    <w:uiPriority w:val="99"/>
    <w:unhideWhenUsed/>
    <w:rsid w:val="00DF5409"/>
    <w:rPr>
      <w:color w:val="0000FF" w:themeColor="hyperlink"/>
      <w:u w:val="single"/>
    </w:rPr>
  </w:style>
  <w:style w:type="paragraph" w:styleId="HTMLPreformatted">
    <w:name w:val="HTML Preformatted"/>
    <w:basedOn w:val="Normal"/>
    <w:link w:val="HTMLPreformattedChar"/>
    <w:uiPriority w:val="99"/>
    <w:semiHidden/>
    <w:unhideWhenUsed/>
    <w:rsid w:val="00CE0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CE095C"/>
    <w:rPr>
      <w:rFonts w:ascii="Courier" w:hAnsi="Courier" w:cs="Courier"/>
      <w:sz w:val="20"/>
      <w:szCs w:val="20"/>
    </w:rPr>
  </w:style>
  <w:style w:type="paragraph" w:styleId="ListParagraph">
    <w:name w:val="List Paragraph"/>
    <w:basedOn w:val="Normal"/>
    <w:uiPriority w:val="34"/>
    <w:qFormat/>
    <w:rsid w:val="00140930"/>
    <w:pPr>
      <w:ind w:left="720"/>
      <w:contextualSpacing/>
    </w:pPr>
  </w:style>
  <w:style w:type="character" w:customStyle="1" w:styleId="Heading2Char">
    <w:name w:val="Heading 2 Char"/>
    <w:basedOn w:val="DefaultParagraphFont"/>
    <w:link w:val="Heading2"/>
    <w:uiPriority w:val="9"/>
    <w:rsid w:val="00E4541E"/>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E4541E"/>
    <w:rPr>
      <w:rFonts w:asciiTheme="majorHAnsi" w:eastAsiaTheme="majorEastAsia" w:hAnsiTheme="majorHAnsi" w:cstheme="majorBidi"/>
      <w:b/>
      <w:bCs/>
      <w:color w:val="345A8A" w:themeColor="accent1" w:themeShade="B5"/>
      <w:sz w:val="32"/>
      <w:szCs w:val="32"/>
    </w:rPr>
  </w:style>
  <w:style w:type="paragraph" w:styleId="NoSpacing">
    <w:name w:val="No Spacing"/>
    <w:uiPriority w:val="1"/>
    <w:qFormat/>
    <w:rsid w:val="00532FDA"/>
  </w:style>
  <w:style w:type="character" w:customStyle="1" w:styleId="Heading3Char">
    <w:name w:val="Heading 3 Char"/>
    <w:basedOn w:val="DefaultParagraphFont"/>
    <w:link w:val="Heading3"/>
    <w:uiPriority w:val="9"/>
    <w:rsid w:val="00532FDA"/>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B444CE"/>
    <w:rPr>
      <w:sz w:val="18"/>
      <w:szCs w:val="18"/>
    </w:rPr>
  </w:style>
  <w:style w:type="paragraph" w:styleId="CommentText">
    <w:name w:val="annotation text"/>
    <w:basedOn w:val="Normal"/>
    <w:link w:val="CommentTextChar"/>
    <w:uiPriority w:val="99"/>
    <w:semiHidden/>
    <w:unhideWhenUsed/>
    <w:rsid w:val="00B444CE"/>
  </w:style>
  <w:style w:type="character" w:customStyle="1" w:styleId="CommentTextChar">
    <w:name w:val="Comment Text Char"/>
    <w:basedOn w:val="DefaultParagraphFont"/>
    <w:link w:val="CommentText"/>
    <w:uiPriority w:val="99"/>
    <w:semiHidden/>
    <w:rsid w:val="00B444CE"/>
  </w:style>
  <w:style w:type="paragraph" w:styleId="CommentSubject">
    <w:name w:val="annotation subject"/>
    <w:basedOn w:val="CommentText"/>
    <w:next w:val="CommentText"/>
    <w:link w:val="CommentSubjectChar"/>
    <w:uiPriority w:val="99"/>
    <w:semiHidden/>
    <w:unhideWhenUsed/>
    <w:rsid w:val="00B444CE"/>
    <w:rPr>
      <w:b/>
      <w:bCs/>
      <w:sz w:val="20"/>
      <w:szCs w:val="20"/>
    </w:rPr>
  </w:style>
  <w:style w:type="character" w:customStyle="1" w:styleId="CommentSubjectChar">
    <w:name w:val="Comment Subject Char"/>
    <w:basedOn w:val="CommentTextChar"/>
    <w:link w:val="CommentSubject"/>
    <w:uiPriority w:val="99"/>
    <w:semiHidden/>
    <w:rsid w:val="00B444CE"/>
    <w:rPr>
      <w:b/>
      <w:bCs/>
      <w:sz w:val="20"/>
      <w:szCs w:val="20"/>
    </w:rPr>
  </w:style>
  <w:style w:type="character" w:styleId="FollowedHyperlink">
    <w:name w:val="FollowedHyperlink"/>
    <w:basedOn w:val="DefaultParagraphFont"/>
    <w:uiPriority w:val="99"/>
    <w:semiHidden/>
    <w:unhideWhenUsed/>
    <w:rsid w:val="00F3338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3223131">
      <w:bodyDiv w:val="1"/>
      <w:marLeft w:val="0"/>
      <w:marRight w:val="0"/>
      <w:marTop w:val="0"/>
      <w:marBottom w:val="0"/>
      <w:divBdr>
        <w:top w:val="none" w:sz="0" w:space="0" w:color="auto"/>
        <w:left w:val="none" w:sz="0" w:space="0" w:color="auto"/>
        <w:bottom w:val="none" w:sz="0" w:space="0" w:color="auto"/>
        <w:right w:val="none" w:sz="0" w:space="0" w:color="auto"/>
      </w:divBdr>
    </w:div>
    <w:div w:id="444813531">
      <w:bodyDiv w:val="1"/>
      <w:marLeft w:val="0"/>
      <w:marRight w:val="0"/>
      <w:marTop w:val="0"/>
      <w:marBottom w:val="0"/>
      <w:divBdr>
        <w:top w:val="none" w:sz="0" w:space="0" w:color="auto"/>
        <w:left w:val="none" w:sz="0" w:space="0" w:color="auto"/>
        <w:bottom w:val="none" w:sz="0" w:space="0" w:color="auto"/>
        <w:right w:val="none" w:sz="0" w:space="0" w:color="auto"/>
      </w:divBdr>
    </w:div>
    <w:div w:id="528764943">
      <w:bodyDiv w:val="1"/>
      <w:marLeft w:val="0"/>
      <w:marRight w:val="0"/>
      <w:marTop w:val="0"/>
      <w:marBottom w:val="0"/>
      <w:divBdr>
        <w:top w:val="none" w:sz="0" w:space="0" w:color="auto"/>
        <w:left w:val="none" w:sz="0" w:space="0" w:color="auto"/>
        <w:bottom w:val="none" w:sz="0" w:space="0" w:color="auto"/>
        <w:right w:val="none" w:sz="0" w:space="0" w:color="auto"/>
      </w:divBdr>
    </w:div>
    <w:div w:id="1054308986">
      <w:bodyDiv w:val="1"/>
      <w:marLeft w:val="0"/>
      <w:marRight w:val="0"/>
      <w:marTop w:val="0"/>
      <w:marBottom w:val="0"/>
      <w:divBdr>
        <w:top w:val="none" w:sz="0" w:space="0" w:color="auto"/>
        <w:left w:val="none" w:sz="0" w:space="0" w:color="auto"/>
        <w:bottom w:val="none" w:sz="0" w:space="0" w:color="auto"/>
        <w:right w:val="none" w:sz="0" w:space="0" w:color="auto"/>
      </w:divBdr>
    </w:div>
    <w:div w:id="159698486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comments" Target="comments.xm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TotalTime>
  <Pages>17</Pages>
  <Words>2754</Words>
  <Characters>15703</Characters>
  <Application>Microsoft Macintosh Word</Application>
  <DocSecurity>0</DocSecurity>
  <Lines>130</Lines>
  <Paragraphs>36</Paragraphs>
  <ScaleCrop>false</ScaleCrop>
  <Company/>
  <LinksUpToDate>false</LinksUpToDate>
  <CharactersWithSpaces>18421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Conor Souness</dc:creator>
  <cp:keywords/>
  <dc:description/>
  <cp:lastModifiedBy>Conor Souness</cp:lastModifiedBy>
  <cp:revision>21</cp:revision>
  <dcterms:created xsi:type="dcterms:W3CDTF">2017-02-01T14:50:00Z</dcterms:created>
  <dcterms:modified xsi:type="dcterms:W3CDTF">2017-02-01T16:57:00Z</dcterms:modified>
</cp:coreProperties>
</file>